
<file path=[Content_Types].xml><?xml version="1.0" encoding="utf-8"?>
<Types xmlns="http://schemas.openxmlformats.org/package/2006/content-types">
  <Default Extension="tmp"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00DF9" w:rsidRDefault="0017250C">
      <w:pPr>
        <w:pStyle w:val="Standard"/>
        <w:jc w:val="center"/>
        <w:rPr>
          <w:b/>
          <w:bCs/>
          <w:sz w:val="36"/>
          <w:szCs w:val="36"/>
        </w:rPr>
      </w:pPr>
      <w:bookmarkStart w:id="2" w:name="_GoBack"/>
      <w:r>
        <w:rPr>
          <w:b/>
          <w:bCs/>
          <w:sz w:val="36"/>
          <w:szCs w:val="36"/>
        </w:rPr>
        <w:t>Simulation and Calibration Report</w:t>
      </w:r>
    </w:p>
    <w:bookmarkEnd w:id="2"/>
    <w:p w:rsidR="00B00DF9" w:rsidRDefault="00B00DF9">
      <w:pPr>
        <w:pStyle w:val="Standard"/>
      </w:pPr>
    </w:p>
    <w:p w:rsidR="00B00DF9" w:rsidRPr="00DE373F" w:rsidRDefault="0017250C" w:rsidP="00DE373F">
      <w:pPr>
        <w:pStyle w:val="Heading2"/>
      </w:pPr>
      <w:r w:rsidRPr="00DE373F">
        <w:t>Motivation</w:t>
      </w:r>
    </w:p>
    <w:p w:rsidR="00B00DF9" w:rsidRDefault="0017250C" w:rsidP="00AE16F8">
      <w:r>
        <w:t>Heat Pump Water Heaters (HPWHs) provide an economical way to substantially reduce the amount of energy used in domestic water heating.  From the 201</w:t>
      </w:r>
      <w:r w:rsidR="00B85847">
        <w:t>4</w:t>
      </w:r>
      <w:r>
        <w:t xml:space="preserve"> Residential Building Stock Assessment </w:t>
      </w:r>
      <w:r w:rsidR="00B85847">
        <w:t xml:space="preserve">Metering Study </w:t>
      </w:r>
      <w:r>
        <w:t>(RBSA</w:t>
      </w:r>
      <w:r w:rsidR="00B85847">
        <w:t xml:space="preserve"> Metering</w:t>
      </w:r>
      <w:r w:rsidR="00AE16F8">
        <w:t>)</w:t>
      </w:r>
      <w:r>
        <w:t>, we have seen that water heating is the second largest use of energy in residences in the Pacific Northwest, after space heating, so the proper application of HPWHs can potentially have a large impact</w:t>
      </w:r>
      <w:r w:rsidR="00B85847">
        <w:t xml:space="preserve"> in reducing energy use</w:t>
      </w:r>
      <w:r>
        <w:t>.  To help understand and estimate the amount of energy savings that can be achieved, a HPWH simulation was developed and calibrated.</w:t>
      </w:r>
    </w:p>
    <w:p w:rsidR="00B00DF9" w:rsidRDefault="0017250C" w:rsidP="00DE373F">
      <w:pPr>
        <w:pStyle w:val="Heading2"/>
      </w:pPr>
      <w:r>
        <w:t>Heating Water with Heat Pumps</w:t>
      </w:r>
    </w:p>
    <w:p w:rsidR="00B00DF9" w:rsidRDefault="0017250C" w:rsidP="008C1F0C">
      <w:r>
        <w:t>The most common type of water heater in residential settings is the storage tank water heater.  This is essentially an insulated tank of water with a heat source controlled by a thermostat.  Traditionally, the source of heat is either an electric resistance element or a gas burner.  The efficiency of these traditional water heaters is determined almost exclusively by the efficiency of the heating element</w:t>
      </w:r>
      <w:r w:rsidR="00B85847">
        <w:t>/burner</w:t>
      </w:r>
      <w:r>
        <w:t xml:space="preserve"> in concert with the loss through the insulation.  HPWHs, however, are more complex.  The efficiency of the compressor-based heat pump system at the heart of a </w:t>
      </w:r>
      <w:commentRangeStart w:id="3"/>
      <w:r>
        <w:t xml:space="preserve">HPWH </w:t>
      </w:r>
      <w:commentRangeEnd w:id="3"/>
      <w:r w:rsidR="00064742">
        <w:rPr>
          <w:rStyle w:val="CommentReference"/>
          <w:rFonts w:cs="Mangal"/>
        </w:rPr>
        <w:commentReference w:id="3"/>
      </w:r>
      <w:r>
        <w:t xml:space="preserve">depends on multiple factors, including the temperature of the air from which it is extracting heat, the temperature of the water which it is heating, the air flow across its </w:t>
      </w:r>
      <w:r w:rsidR="00B85847">
        <w:t xml:space="preserve">evaporator </w:t>
      </w:r>
      <w:r>
        <w:t xml:space="preserve">coils, and the </w:t>
      </w:r>
      <w:commentRangeStart w:id="4"/>
      <w:r>
        <w:t xml:space="preserve">intrinsic performance of the system.  </w:t>
      </w:r>
      <w:commentRangeEnd w:id="4"/>
      <w:r w:rsidR="00B85847">
        <w:rPr>
          <w:rStyle w:val="CommentReference"/>
          <w:rFonts w:cs="Mangal"/>
        </w:rPr>
        <w:commentReference w:id="4"/>
      </w:r>
      <w:r>
        <w:t xml:space="preserve">HPWHs generally also include resistance heating elements for use in adverse conditions, so the control logic for these elements can greatly affect the overall efficiency.  Manufacturers address the design challenges in unique ways, as </w:t>
      </w:r>
      <w:r w:rsidRPr="008C1F0C">
        <w:t xml:space="preserve">seen in </w:t>
      </w:r>
      <w:r w:rsidR="008C1F0C" w:rsidRPr="008C1F0C">
        <w:fldChar w:fldCharType="begin"/>
      </w:r>
      <w:r w:rsidR="008C1F0C" w:rsidRPr="008C1F0C">
        <w:instrText xml:space="preserve"> REF _Ref416270556 \h </w:instrText>
      </w:r>
      <w:r w:rsidR="008C1F0C" w:rsidRPr="008C1F0C">
        <w:instrText xml:space="preserve"> \* MERGEFORMAT </w:instrText>
      </w:r>
      <w:r w:rsidR="008C1F0C" w:rsidRPr="008C1F0C">
        <w:fldChar w:fldCharType="separate"/>
      </w:r>
      <w:r w:rsidR="008C1F0C" w:rsidRPr="008C1F0C">
        <w:t>Figure 1</w:t>
      </w:r>
      <w:r w:rsidR="008C1F0C" w:rsidRPr="008C1F0C">
        <w:fldChar w:fldCharType="end"/>
      </w:r>
      <w:r>
        <w:t xml:space="preserve">.  For these reasons, it is necessary to create a simulation that can use all of these parameters and differences to simulate the operation of a HPWH and from that calculate the energy use.  </w:t>
      </w:r>
    </w:p>
    <w:p w:rsidR="006F2A1F" w:rsidRPr="008C1F0C" w:rsidRDefault="008C1F0C" w:rsidP="008C1F0C">
      <w:pPr>
        <w:pStyle w:val="Caption"/>
        <w:pPrChange w:id="5" w:author="Ben Larson" w:date="2015-04-08T15:30:00Z">
          <w:pPr>
            <w:pStyle w:val="Standard"/>
          </w:pPr>
        </w:pPrChange>
      </w:pPr>
      <w:bookmarkStart w:id="6" w:name="_Ref416270556"/>
      <w:proofErr w:type="gramStart"/>
      <w:r w:rsidRPr="008C1F0C">
        <w:t xml:space="preserve">Figure </w:t>
      </w:r>
      <w:proofErr w:type="gramEnd"/>
      <w:r w:rsidRPr="008C1F0C">
        <w:fldChar w:fldCharType="begin"/>
      </w:r>
      <w:r w:rsidRPr="008C1F0C">
        <w:instrText xml:space="preserve"> SEQ Figure \* ARABIC </w:instrText>
      </w:r>
      <w:r w:rsidRPr="008C1F0C">
        <w:fldChar w:fldCharType="separate"/>
      </w:r>
      <w:r w:rsidR="00957B0B">
        <w:rPr>
          <w:noProof/>
        </w:rPr>
        <w:t>1</w:t>
      </w:r>
      <w:r w:rsidRPr="008C1F0C">
        <w:fldChar w:fldCharType="end"/>
      </w:r>
      <w:bookmarkEnd w:id="6"/>
      <w:proofErr w:type="gramStart"/>
      <w:r w:rsidRPr="008C1F0C">
        <w:t>.</w:t>
      </w:r>
      <w:proofErr w:type="gramEnd"/>
      <w:r w:rsidRPr="008C1F0C">
        <w:t xml:space="preserve"> </w:t>
      </w:r>
      <w:r>
        <w:rPr>
          <w:iCs w:val="0"/>
        </w:rPr>
        <w:t>S</w:t>
      </w:r>
      <w:r w:rsidRPr="008C1F0C">
        <w:rPr>
          <w:iCs w:val="0"/>
        </w:rPr>
        <w:t>chematic representation of some possible heating component configurations in HPWHs</w:t>
      </w:r>
    </w:p>
    <w:p w:rsidR="006F2A1F" w:rsidRDefault="006F2A1F" w:rsidP="006F2A1F">
      <w:pPr>
        <w:pStyle w:val="Standard"/>
        <w:jc w:val="center"/>
      </w:pPr>
      <w:r>
        <w:rPr>
          <w:noProof/>
          <w:lang w:val="en-US" w:eastAsia="en-US" w:bidi="ar-SA"/>
        </w:rPr>
        <w:drawing>
          <wp:inline distT="0" distB="0" distL="0" distR="0">
            <wp:extent cx="5010150" cy="2304106"/>
            <wp:effectExtent l="0" t="0" r="0" b="127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E4864A.tmp"/>
                    <pic:cNvPicPr/>
                  </pic:nvPicPr>
                  <pic:blipFill>
                    <a:blip r:embed="rId10">
                      <a:extLst>
                        <a:ext uri="{28A0092B-C50C-407E-A947-70E740481C1C}">
                          <a14:useLocalDpi xmlns:a14="http://schemas.microsoft.com/office/drawing/2010/main" val="0"/>
                        </a:ext>
                      </a:extLst>
                    </a:blip>
                    <a:stretch>
                      <a:fillRect/>
                    </a:stretch>
                  </pic:blipFill>
                  <pic:spPr>
                    <a:xfrm>
                      <a:off x="0" y="0"/>
                      <a:ext cx="5008643" cy="2303413"/>
                    </a:xfrm>
                    <a:prstGeom prst="rect">
                      <a:avLst/>
                    </a:prstGeom>
                  </pic:spPr>
                </pic:pic>
              </a:graphicData>
            </a:graphic>
          </wp:inline>
        </w:drawing>
      </w:r>
    </w:p>
    <w:p w:rsidR="00B00DF9" w:rsidRDefault="00B00DF9">
      <w:pPr>
        <w:pStyle w:val="Standard"/>
      </w:pPr>
    </w:p>
    <w:p w:rsidR="00B00DF9" w:rsidRDefault="00B00DF9">
      <w:pPr>
        <w:pStyle w:val="Standard"/>
        <w:jc w:val="center"/>
      </w:pPr>
    </w:p>
    <w:p w:rsidR="00B00DF9" w:rsidRDefault="00B00DF9">
      <w:pPr>
        <w:pStyle w:val="Standard"/>
        <w:jc w:val="center"/>
      </w:pPr>
    </w:p>
    <w:p w:rsidR="00B00DF9" w:rsidRDefault="00B00DF9">
      <w:pPr>
        <w:pStyle w:val="Standard"/>
        <w:jc w:val="center"/>
      </w:pPr>
    </w:p>
    <w:p w:rsidR="00B00DF9" w:rsidRDefault="00B00DF9">
      <w:pPr>
        <w:pStyle w:val="Standard"/>
        <w:jc w:val="center"/>
      </w:pPr>
    </w:p>
    <w:p w:rsidR="00B00DF9" w:rsidRDefault="00B00DF9">
      <w:pPr>
        <w:pStyle w:val="Standard"/>
        <w:jc w:val="center"/>
      </w:pPr>
    </w:p>
    <w:p w:rsidR="00B00DF9" w:rsidRDefault="00B00DF9">
      <w:pPr>
        <w:pStyle w:val="Standard"/>
        <w:jc w:val="center"/>
      </w:pPr>
    </w:p>
    <w:p w:rsidR="00B00DF9" w:rsidRDefault="00B00DF9">
      <w:pPr>
        <w:pStyle w:val="Standard"/>
        <w:jc w:val="center"/>
      </w:pPr>
    </w:p>
    <w:p w:rsidR="00B00DF9" w:rsidRDefault="00B00DF9">
      <w:pPr>
        <w:pStyle w:val="Standard"/>
        <w:jc w:val="center"/>
      </w:pPr>
    </w:p>
    <w:p w:rsidR="00B00DF9" w:rsidRDefault="00B00DF9">
      <w:pPr>
        <w:pStyle w:val="Standard"/>
        <w:jc w:val="center"/>
      </w:pPr>
    </w:p>
    <w:p w:rsidR="00B00DF9" w:rsidRDefault="00B00DF9">
      <w:pPr>
        <w:pStyle w:val="Standard"/>
        <w:jc w:val="center"/>
      </w:pPr>
    </w:p>
    <w:p w:rsidR="00B00DF9" w:rsidRDefault="00B00DF9">
      <w:pPr>
        <w:pStyle w:val="Standard"/>
        <w:jc w:val="center"/>
      </w:pPr>
    </w:p>
    <w:p w:rsidR="00B00DF9" w:rsidRDefault="00B00DF9">
      <w:pPr>
        <w:pStyle w:val="Standard"/>
        <w:jc w:val="center"/>
      </w:pPr>
    </w:p>
    <w:p w:rsidR="00B00DF9" w:rsidRDefault="00B00DF9">
      <w:pPr>
        <w:pStyle w:val="Standard"/>
        <w:jc w:val="center"/>
        <w:rPr>
          <w:b/>
          <w:bCs/>
          <w:sz w:val="28"/>
          <w:szCs w:val="28"/>
        </w:rPr>
      </w:pPr>
    </w:p>
    <w:p w:rsidR="00B00DF9" w:rsidRDefault="0017250C" w:rsidP="00DE373F">
      <w:pPr>
        <w:pStyle w:val="Heading2"/>
      </w:pPr>
      <w:r>
        <w:t>Lab Measurements</w:t>
      </w:r>
    </w:p>
    <w:p w:rsidR="00B00DF9" w:rsidRDefault="0017250C" w:rsidP="007F4FB8">
      <w:r>
        <w:t xml:space="preserve">Samples of each of the prominent models of HPWHs that are available to the consumer were acquired and subjected to laboratory testing by Cascade Engineering Services, Inc.  The lab tests allow for the measurement of the coefficient of performance (COP) and the input power curves with respect to water and air temperatures, as well as the </w:t>
      </w:r>
      <w:r w:rsidR="00B85847">
        <w:t>tank heat loss rate (UA)</w:t>
      </w:r>
      <w:r>
        <w:t>.  COP is the ratio of useful energy added to the energy input</w:t>
      </w:r>
      <w:r w:rsidR="00B85847">
        <w:t>. E</w:t>
      </w:r>
      <w:r>
        <w:t xml:space="preserve">nergy input is a straightforward measurement of power consumption, but useful energy added is a less mensurable quantity.  To determine useful energy in the lab tests, a thermocouple “tree” – a rod with temperature-sensing thermocouples – was placed vertically in the water heater and reported six temperatures corresponding to six equal volume segments from the top to the bottom of the tank.  An average tank temperature was calculated from these temperature readings, and the useful energy added was determined from the change in average tank temperature as heat was added.  Even when the tank is mixed, the uncertainty of using six discrete measurements to wholly describe tank temperature distribution, and the natural fluctuations of the heat pump process, </w:t>
      </w:r>
      <w:r w:rsidR="008C1F0C">
        <w:t>result in</w:t>
      </w:r>
      <w:r>
        <w:t xml:space="preserve"> a high</w:t>
      </w:r>
      <w:r w:rsidR="008C1F0C">
        <w:t>-</w:t>
      </w:r>
      <w:r>
        <w:t>variance COP m</w:t>
      </w:r>
      <w:r w:rsidR="008C1F0C">
        <w:t>easurement</w:t>
      </w:r>
      <w:r>
        <w:t xml:space="preserve">.  </w:t>
      </w:r>
      <w:r w:rsidR="008C1F0C">
        <w:fldChar w:fldCharType="begin"/>
      </w:r>
      <w:r w:rsidR="008C1F0C">
        <w:instrText xml:space="preserve"> REF _Ref416270777 \h </w:instrText>
      </w:r>
      <w:r w:rsidR="007F4FB8">
        <w:instrText xml:space="preserve"> \* MERGEFORMAT </w:instrText>
      </w:r>
      <w:r w:rsidR="008C1F0C">
        <w:fldChar w:fldCharType="separate"/>
      </w:r>
      <w:r w:rsidR="008C1F0C">
        <w:t xml:space="preserve">Figure </w:t>
      </w:r>
      <w:r w:rsidR="008C1F0C">
        <w:rPr>
          <w:noProof/>
        </w:rPr>
        <w:t>2</w:t>
      </w:r>
      <w:r w:rsidR="008C1F0C">
        <w:fldChar w:fldCharType="end"/>
      </w:r>
      <w:r>
        <w:t xml:space="preserve"> shows an example of the curves measured for the 66 gallon </w:t>
      </w:r>
      <w:commentRangeStart w:id="7"/>
      <w:r>
        <w:t>ATI</w:t>
      </w:r>
      <w:commentRangeEnd w:id="7"/>
      <w:r w:rsidR="00B85847">
        <w:rPr>
          <w:rStyle w:val="CommentReference"/>
          <w:rFonts w:cs="Mangal"/>
        </w:rPr>
        <w:commentReference w:id="7"/>
      </w:r>
      <w:ins w:id="8" w:author="Ben Larson" w:date="2015-02-10T17:58:00Z">
        <w:r w:rsidR="00B85847">
          <w:rPr>
            <w:rStyle w:val="FootnoteReference"/>
          </w:rPr>
          <w:footnoteReference w:id="1"/>
        </w:r>
      </w:ins>
      <w:r>
        <w:t xml:space="preserve"> unit.  The lab tests also provide an opportunity to investigate the internal logic of the heat pump by observing conditions under which the heat pump engages its heating devices.  For example, a common test is to decrease the HPWH's intake air temperature until the unit will no longer use its compressor and must resort to using only resistance heat.  </w:t>
      </w:r>
    </w:p>
    <w:p w:rsidR="00B00DF9" w:rsidRDefault="008C1F0C" w:rsidP="008C1F0C">
      <w:pPr>
        <w:pStyle w:val="Caption"/>
      </w:pPr>
      <w:bookmarkStart w:id="11" w:name="_Ref416270777"/>
      <w:proofErr w:type="gramStart"/>
      <w:r>
        <w:t xml:space="preserve">Figure </w:t>
      </w:r>
      <w:proofErr w:type="gramEnd"/>
      <w:r>
        <w:fldChar w:fldCharType="begin"/>
      </w:r>
      <w:r>
        <w:instrText xml:space="preserve"> SEQ Figure \* ARABIC </w:instrText>
      </w:r>
      <w:r>
        <w:fldChar w:fldCharType="separate"/>
      </w:r>
      <w:r w:rsidR="00957B0B">
        <w:rPr>
          <w:noProof/>
        </w:rPr>
        <w:t>2</w:t>
      </w:r>
      <w:r>
        <w:fldChar w:fldCharType="end"/>
      </w:r>
      <w:bookmarkEnd w:id="11"/>
      <w:proofErr w:type="gramStart"/>
      <w:r>
        <w:t>.</w:t>
      </w:r>
      <w:proofErr w:type="gramEnd"/>
      <w:r>
        <w:t xml:space="preserve">  COP and Input Power Curves as Measured in the Lab</w:t>
      </w:r>
      <w:r>
        <w:rPr>
          <w:i/>
          <w:iCs w:val="0"/>
          <w:noProof/>
          <w:lang w:val="en-US" w:eastAsia="en-US" w:bidi="ar-SA"/>
        </w:rPr>
        <w:drawing>
          <wp:inline distT="0" distB="0" distL="0" distR="0" wp14:anchorId="3202B301" wp14:editId="2C99EBC8">
            <wp:extent cx="4048125" cy="3036728"/>
            <wp:effectExtent l="19050" t="19050" r="9525" b="11430"/>
            <wp:docPr id="3" name="Picture 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lum/>
                      <a:alphaModFix/>
                    </a:blip>
                    <a:srcRect/>
                    <a:stretch>
                      <a:fillRect/>
                    </a:stretch>
                  </pic:blipFill>
                  <pic:spPr>
                    <a:xfrm>
                      <a:off x="0" y="0"/>
                      <a:ext cx="4047407" cy="3036190"/>
                    </a:xfrm>
                    <a:prstGeom prst="rect">
                      <a:avLst/>
                    </a:prstGeom>
                    <a:noFill/>
                    <a:ln w="0">
                      <a:solidFill>
                        <a:srgbClr val="5A6378"/>
                      </a:solidFill>
                      <a:prstDash val="solid"/>
                    </a:ln>
                  </pic:spPr>
                </pic:pic>
              </a:graphicData>
            </a:graphic>
          </wp:inline>
        </w:drawing>
      </w:r>
    </w:p>
    <w:p w:rsidR="00B00DF9" w:rsidRDefault="0017250C">
      <w:pPr>
        <w:pStyle w:val="Standard"/>
        <w:jc w:val="center"/>
        <w:rPr>
          <w:b/>
          <w:bCs/>
          <w:sz w:val="28"/>
          <w:szCs w:val="28"/>
        </w:rPr>
      </w:pPr>
      <w:r>
        <w:rPr>
          <w:b/>
          <w:bCs/>
          <w:noProof/>
          <w:sz w:val="28"/>
          <w:szCs w:val="28"/>
          <w:lang w:val="en-US" w:eastAsia="en-US" w:bidi="ar-SA"/>
        </w:rPr>
        <mc:AlternateContent>
          <mc:Choice Requires="wps">
            <w:drawing>
              <wp:anchor distT="0" distB="0" distL="114300" distR="114300" simplePos="0" relativeHeight="23" behindDoc="0" locked="0" layoutInCell="1" allowOverlap="1">
                <wp:simplePos x="0" y="0"/>
                <wp:positionH relativeFrom="column">
                  <wp:posOffset>1645200</wp:posOffset>
                </wp:positionH>
                <wp:positionV relativeFrom="paragraph">
                  <wp:posOffset>61560</wp:posOffset>
                </wp:positionV>
                <wp:extent cx="2877840" cy="2158920"/>
                <wp:effectExtent l="0" t="0" r="0" b="0"/>
                <wp:wrapTopAndBottom/>
                <wp:docPr id="4" name="Frame2"/>
                <wp:cNvGraphicFramePr/>
                <a:graphic xmlns:a="http://schemas.openxmlformats.org/drawingml/2006/main">
                  <a:graphicData uri="http://schemas.microsoft.com/office/word/2010/wordprocessingShape">
                    <wps:wsp>
                      <wps:cNvSpPr txBox="1"/>
                      <wps:spPr>
                        <a:xfrm>
                          <a:off x="0" y="0"/>
                          <a:ext cx="2877840" cy="2158920"/>
                        </a:xfrm>
                        <a:prstGeom prst="rect">
                          <a:avLst/>
                        </a:prstGeom>
                        <a:ln>
                          <a:noFill/>
                          <a:prstDash/>
                        </a:ln>
                      </wps:spPr>
                      <wps:txbx>
                        <w:txbxContent>
                          <w:p w:rsidR="00B00DF9" w:rsidRDefault="00B00DF9" w:rsidP="008C1F0C">
                            <w:pPr>
                              <w:pStyle w:val="Caption"/>
                              <w:jc w:val="left"/>
                              <w:rPr>
                                <w:i/>
                                <w:iCs w:val="0"/>
                              </w:rPr>
                            </w:pPr>
                          </w:p>
                        </w:txbxContent>
                      </wps:txbx>
                      <wps:bodyPr vert="horz" wrap="none" lIns="0" tIns="0" rIns="0" bIns="0" compatLnSpc="0">
                        <a:spAutoFit/>
                      </wps:bodyPr>
                    </wps:wsp>
                  </a:graphicData>
                </a:graphic>
              </wp:anchor>
            </w:drawing>
          </mc:Choice>
          <mc:Fallback>
            <w:pict>
              <v:shapetype id="_x0000_t202" coordsize="21600,21600" o:spt="202" path="m,l,21600r21600,l21600,xe">
                <v:stroke joinstyle="miter"/>
                <v:path gradientshapeok="t" o:connecttype="rect"/>
              </v:shapetype>
              <v:shape id="Frame2" o:spid="_x0000_s1026" type="#_x0000_t202" style="position:absolute;left:0;text-align:left;margin-left:129.55pt;margin-top:4.85pt;width:226.6pt;height:170pt;z-index:23;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" filled="f" stroked="f">
                <v:textbox style="mso-fit-shape-to-text:t" inset="0,0,0,0">
                  <w:txbxContent>
                    <w:p w:rsidR="00B00DF9" w:rsidRDefault="00B00DF9" w:rsidP="008C1F0C">
                      <w:pPr>
                        <w:pStyle w:val="Caption"/>
                        <w:jc w:val="left"/>
                        <w:rPr>
                          <w:i/>
                          <w:iCs w:val="0"/>
                        </w:rPr>
                      </w:pPr>
                    </w:p>
                  </w:txbxContent>
                </v:textbox>
                <w10:wrap type="topAndBottom"/>
              </v:shape>
            </w:pict>
          </mc:Fallback>
        </mc:AlternateContent>
      </w:r>
    </w:p>
    <w:p w:rsidR="00B00DF9" w:rsidRDefault="0017250C" w:rsidP="00DE373F">
      <w:pPr>
        <w:pStyle w:val="Heading2"/>
      </w:pPr>
      <w:r>
        <w:t>Measured Data</w:t>
      </w:r>
    </w:p>
    <w:p w:rsidR="00B00DF9" w:rsidRDefault="0017250C" w:rsidP="007F4FB8">
      <w:commentRangeStart w:id="12"/>
      <w:r>
        <w:t xml:space="preserve">The lab data provides a substantial amount of information about the operation of each </w:t>
      </w:r>
      <w:proofErr w:type="gramStart"/>
      <w:r>
        <w:t>HPWH,</w:t>
      </w:r>
      <w:proofErr w:type="gramEnd"/>
      <w:r>
        <w:t xml:space="preserve"> however the lab conditions are idealized and may not be representative of the performance of the unit in the field.  </w:t>
      </w:r>
      <w:commentRangeEnd w:id="12"/>
      <w:r w:rsidR="007F4FB8">
        <w:rPr>
          <w:rStyle w:val="CommentReference"/>
          <w:rFonts w:cs="Mangal"/>
        </w:rPr>
        <w:commentReference w:id="12"/>
      </w:r>
      <w:r>
        <w:t xml:space="preserve">Additionally, to develop a model for the efficiency of HPWHs deployed at large, data was needed to develop regional profiles for air temperature, water temperature, etc.  Accordingly, HPWHs were installed and instrumented in over 100 homes across the region.  All relevant data was recorded at 1 minute intervals, a representative graph of which is shown in </w:t>
      </w:r>
      <w:r w:rsidR="00DE373F">
        <w:fldChar w:fldCharType="begin"/>
      </w:r>
      <w:r w:rsidR="00DE373F">
        <w:instrText xml:space="preserve"> REF _Ref416270911 \h </w:instrText>
      </w:r>
      <w:r w:rsidR="007F4FB8">
        <w:instrText xml:space="preserve"> \* MERGEFORMAT </w:instrText>
      </w:r>
      <w:r w:rsidR="00DE373F">
        <w:fldChar w:fldCharType="separate"/>
      </w:r>
      <w:r w:rsidR="00DE373F">
        <w:t xml:space="preserve">Figure </w:t>
      </w:r>
      <w:r w:rsidR="00DE373F">
        <w:rPr>
          <w:noProof/>
        </w:rPr>
        <w:t>3</w:t>
      </w:r>
      <w:r w:rsidR="00DE373F">
        <w:fldChar w:fldCharType="end"/>
      </w:r>
      <w:r w:rsidR="00DE373F">
        <w:t>.</w:t>
      </w:r>
    </w:p>
    <w:p w:rsidR="00B00DF9" w:rsidRDefault="0017250C" w:rsidP="007F4FB8">
      <w:r>
        <w:t>For this data, the flow was reported in 1 gallon increments, so small flow events occur but are not recorded until they total 1 gallon.  This is evidenced in the middle of the graph below where the inlet and outlet water temperatures spike without an obvious flow.  The spikes occur due to the motion of the water in the pipes; as the water stagnates, the temperature comes to equilibrium with the surroundings, and when water is drawn the sensors are flushed with water, resetting the temperature.</w:t>
      </w:r>
    </w:p>
    <w:p w:rsidR="00B00DF9" w:rsidRDefault="00DE373F" w:rsidP="00DE373F">
      <w:pPr>
        <w:pStyle w:val="Caption"/>
      </w:pPr>
      <w:bookmarkStart w:id="13" w:name="_Ref416270911"/>
      <w:proofErr w:type="gramStart"/>
      <w:r>
        <w:t xml:space="preserve">Figure </w:t>
      </w:r>
      <w:proofErr w:type="gramEnd"/>
      <w:r>
        <w:fldChar w:fldCharType="begin"/>
      </w:r>
      <w:r>
        <w:instrText xml:space="preserve"> SEQ Figure \* ARABIC </w:instrText>
      </w:r>
      <w:r>
        <w:fldChar w:fldCharType="separate"/>
      </w:r>
      <w:r w:rsidR="00957B0B">
        <w:rPr>
          <w:noProof/>
        </w:rPr>
        <w:t>3</w:t>
      </w:r>
      <w:r>
        <w:fldChar w:fldCharType="end"/>
      </w:r>
      <w:bookmarkEnd w:id="13"/>
      <w:proofErr w:type="gramStart"/>
      <w:r>
        <w:t>.</w:t>
      </w:r>
      <w:proofErr w:type="gramEnd"/>
      <w:r>
        <w:t xml:space="preserve">  Example Data from a Field-Metered HPWH</w:t>
      </w:r>
      <w:r>
        <w:rPr>
          <w:i/>
          <w:iCs w:val="0"/>
          <w:noProof/>
          <w:lang w:val="en-US" w:eastAsia="en-US" w:bidi="ar-SA"/>
        </w:rPr>
        <w:drawing>
          <wp:inline distT="0" distB="0" distL="0" distR="0" wp14:anchorId="17448398" wp14:editId="3A791F8F">
            <wp:extent cx="4795593" cy="3486150"/>
            <wp:effectExtent l="0" t="0" r="5080" b="0"/>
            <wp:docPr id="5" name="graphics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lum/>
                      <a:alphaModFix/>
                    </a:blip>
                    <a:srcRect/>
                    <a:stretch>
                      <a:fillRect/>
                    </a:stretch>
                  </pic:blipFill>
                  <pic:spPr>
                    <a:xfrm>
                      <a:off x="0" y="0"/>
                      <a:ext cx="4801274" cy="3490280"/>
                    </a:xfrm>
                    <a:prstGeom prst="rect">
                      <a:avLst/>
                    </a:prstGeom>
                    <a:ln>
                      <a:noFill/>
                      <a:prstDash/>
                    </a:ln>
                  </pic:spPr>
                </pic:pic>
              </a:graphicData>
            </a:graphic>
          </wp:inline>
        </w:drawing>
      </w:r>
    </w:p>
    <w:p w:rsidR="00B00DF9" w:rsidRDefault="00B00DF9" w:rsidP="007F4FB8"/>
    <w:p w:rsidR="00B00DF9" w:rsidRDefault="0017250C" w:rsidP="007F4FB8">
      <w:commentRangeStart w:id="14"/>
      <w:r>
        <w:t xml:space="preserve">Additional metered data was collected by Fluid Market Strategies and </w:t>
      </w:r>
      <w:proofErr w:type="spellStart"/>
      <w:r>
        <w:t>CLEAResult</w:t>
      </w:r>
      <w:proofErr w:type="spellEnd"/>
      <w:r>
        <w:t xml:space="preserve"> for NEEA on the ATI 66 gallon HPWH.  This metered data consists of one minute measurements of ambient air temperature, inlet and outlet water temperature, inlet water flow rate, and total system power.  The field measurement team deployed data loggers at 30 sites in various installation locations.  For the current calibration exercise, we used data from approximately 20 sites from the January through April 2012 time period.  </w:t>
      </w:r>
    </w:p>
    <w:p w:rsidR="00B00DF9" w:rsidRDefault="0017250C" w:rsidP="007F4FB8">
      <w:r>
        <w:t xml:space="preserve">Further metered data was acquired from a study sponsored by BPA.  The data are </w:t>
      </w:r>
      <w:proofErr w:type="gramStart"/>
      <w:r>
        <w:t>similar,</w:t>
      </w:r>
      <w:proofErr w:type="gramEnd"/>
      <w:r>
        <w:t xml:space="preserve"> however the flow measurements were in increments smaller than 1 gallon.  Although a bit incongruous, this did not pose any problems for the simulation.  </w:t>
      </w:r>
      <w:commentRangeEnd w:id="14"/>
      <w:r w:rsidR="00064742">
        <w:rPr>
          <w:rStyle w:val="CommentReference"/>
          <w:rFonts w:cs="Mangal"/>
        </w:rPr>
        <w:commentReference w:id="14"/>
      </w:r>
    </w:p>
    <w:p w:rsidR="00B00DF9" w:rsidRDefault="00B00DF9" w:rsidP="007F4FB8"/>
    <w:p w:rsidR="00B00DF9" w:rsidRDefault="00B00DF9">
      <w:pPr>
        <w:pStyle w:val="Standard"/>
      </w:pPr>
    </w:p>
    <w:p w:rsidR="00B00DF9" w:rsidRDefault="0017250C" w:rsidP="00DE373F">
      <w:pPr>
        <w:pStyle w:val="Heading2"/>
      </w:pPr>
      <w:r>
        <w:t>Simulation</w:t>
      </w:r>
    </w:p>
    <w:p w:rsidR="00B00DF9" w:rsidRDefault="0017250C" w:rsidP="007F4FB8">
      <w:r>
        <w:t xml:space="preserve">The HPWH simulation takes a hot water set-point, inlet water temperature, and ambient space temperature; it then steps through a draw schedule at one-minute increments, tracking tank temperature and activating heating components </w:t>
      </w:r>
      <w:r w:rsidR="00193E78">
        <w:t>accordingly.</w:t>
      </w:r>
      <w:r>
        <w:t xml:space="preserve">  During each minute, the simulation performs a series of operations:  </w:t>
      </w:r>
    </w:p>
    <w:p w:rsidR="00B00DF9" w:rsidRDefault="0017250C" w:rsidP="00DE373F">
      <w:pPr>
        <w:pStyle w:val="Standard"/>
        <w:numPr>
          <w:ilvl w:val="0"/>
          <w:numId w:val="2"/>
        </w:numPr>
        <w:ind w:left="450" w:hanging="270"/>
      </w:pPr>
      <w:r>
        <w:t>Reduce temperature for standby losses (heat lost to the surroundings).  Typically, the DOE Energy Factor test informs the rate of standby loss for each HPWH, which is a function of tank insulation, average tank temperature and ambient space temperature.</w:t>
      </w:r>
    </w:p>
    <w:p w:rsidR="00B00DF9" w:rsidRDefault="0017250C" w:rsidP="00DE373F">
      <w:pPr>
        <w:pStyle w:val="Standard"/>
        <w:numPr>
          <w:ilvl w:val="0"/>
          <w:numId w:val="1"/>
        </w:numPr>
        <w:ind w:left="450" w:hanging="270"/>
      </w:pPr>
      <w:r>
        <w:t>If a draw is present, shift the water column upward, with hot water exiting from near the top and cold water (at a given inlet temperature) filling the bottom.  Update the temperature distribution accordingly.</w:t>
      </w:r>
    </w:p>
    <w:p w:rsidR="00B00DF9" w:rsidRDefault="0017250C" w:rsidP="00DE373F">
      <w:pPr>
        <w:pStyle w:val="Standard"/>
        <w:numPr>
          <w:ilvl w:val="0"/>
          <w:numId w:val="1"/>
        </w:numPr>
        <w:ind w:left="450" w:hanging="270"/>
      </w:pPr>
      <w:r>
        <w:t>Check the control logic and decide whether to activate or deactivate a heating component based on the updated temperature distribution.</w:t>
      </w:r>
    </w:p>
    <w:p w:rsidR="00B00DF9" w:rsidRDefault="0017250C" w:rsidP="00DE373F">
      <w:pPr>
        <w:pStyle w:val="Standard"/>
        <w:numPr>
          <w:ilvl w:val="0"/>
          <w:numId w:val="1"/>
        </w:numPr>
        <w:ind w:left="450" w:hanging="270"/>
      </w:pPr>
      <w:r>
        <w:t>If a heating component is activated or remains active, compute COP and input power from curve fits, in which the water temperature variable is set equal to average tank temperature in the bottom third of the tank.  This is an estimate for average water temperature “seen” by the condenser.  Update temperatures based on calculated capacity and model-specific instructions for distributing the added heat, and record energy input and output.</w:t>
      </w:r>
    </w:p>
    <w:p w:rsidR="00B00DF9" w:rsidRDefault="0017250C" w:rsidP="007F4FB8">
      <w:r>
        <w:t>Each of these steps depends on the distribution of hot water in the tank.  As hot water is used and cold water enters in at the bottom of the tank the water becomes stratified by temperature.  Calculating the distribution of hot water would require advanced hydrodynamic modelling which would go against the goal of providing a quick and useful simulation.  Instead, the water heater is divided into 12 equal-volume nodes, as seen in</w:t>
      </w:r>
      <w:r w:rsidR="00DE373F">
        <w:t xml:space="preserve"> </w:t>
      </w:r>
      <w:r w:rsidR="00DE373F">
        <w:fldChar w:fldCharType="begin"/>
      </w:r>
      <w:r w:rsidR="00DE373F">
        <w:instrText xml:space="preserve"> REF _Ref416271262 \h </w:instrText>
      </w:r>
      <w:r w:rsidR="007F4FB8">
        <w:instrText xml:space="preserve"> \* MERGEFORMAT </w:instrText>
      </w:r>
      <w:r w:rsidR="00DE373F">
        <w:fldChar w:fldCharType="separate"/>
      </w:r>
      <w:r w:rsidR="00DE373F">
        <w:t xml:space="preserve">Figure </w:t>
      </w:r>
      <w:r w:rsidR="00DE373F">
        <w:rPr>
          <w:noProof/>
        </w:rPr>
        <w:t>4</w:t>
      </w:r>
      <w:r w:rsidR="00DE373F">
        <w:fldChar w:fldCharType="end"/>
      </w:r>
      <w:r>
        <w:t xml:space="preserve">, where each node is assumed to be homogeneous in temperature, and none of the nodes transfer heat from one to another.  </w:t>
      </w:r>
    </w:p>
    <w:p w:rsidR="00B00DF9" w:rsidRDefault="00DE373F" w:rsidP="00DE373F">
      <w:pPr>
        <w:pStyle w:val="Caption"/>
      </w:pPr>
      <w:bookmarkStart w:id="15" w:name="_Ref416271262"/>
      <w:proofErr w:type="gramStart"/>
      <w:r>
        <w:t xml:space="preserve">Figure </w:t>
      </w:r>
      <w:proofErr w:type="gramEnd"/>
      <w:r>
        <w:fldChar w:fldCharType="begin"/>
      </w:r>
      <w:r>
        <w:instrText xml:space="preserve"> SEQ Figure \* ARABIC </w:instrText>
      </w:r>
      <w:r>
        <w:fldChar w:fldCharType="separate"/>
      </w:r>
      <w:r w:rsidR="00957B0B">
        <w:rPr>
          <w:noProof/>
        </w:rPr>
        <w:t>4</w:t>
      </w:r>
      <w:r>
        <w:fldChar w:fldCharType="end"/>
      </w:r>
      <w:bookmarkEnd w:id="15"/>
      <w:proofErr w:type="gramStart"/>
      <w:r>
        <w:t>.</w:t>
      </w:r>
      <w:proofErr w:type="gramEnd"/>
      <w:r>
        <w:t xml:space="preserve">  System of Nodes for Simulating a Hot Water Tank</w:t>
      </w:r>
    </w:p>
    <w:p w:rsidR="00B00DF9" w:rsidRDefault="00193E78" w:rsidP="007F4FB8">
      <w:pPr>
        <w:pStyle w:val="Standard"/>
        <w:jc w:val="center"/>
      </w:pPr>
      <w:r>
        <w:rPr>
          <w:noProof/>
          <w:lang w:val="en-US" w:eastAsia="en-US" w:bidi="ar-SA"/>
        </w:rPr>
        <w:drawing>
          <wp:inline distT="0" distB="0" distL="0" distR="0" wp14:anchorId="46682741" wp14:editId="24B6D2A4">
            <wp:extent cx="1236056" cy="231457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E4C169.tmp"/>
                    <pic:cNvPicPr/>
                  </pic:nvPicPr>
                  <pic:blipFill>
                    <a:blip r:embed="rId13">
                      <a:extLst>
                        <a:ext uri="{28A0092B-C50C-407E-A947-70E740481C1C}">
                          <a14:useLocalDpi xmlns:a14="http://schemas.microsoft.com/office/drawing/2010/main" val="0"/>
                        </a:ext>
                      </a:extLst>
                    </a:blip>
                    <a:stretch>
                      <a:fillRect/>
                    </a:stretch>
                  </pic:blipFill>
                  <pic:spPr>
                    <a:xfrm>
                      <a:off x="0" y="0"/>
                      <a:ext cx="1236229" cy="2314898"/>
                    </a:xfrm>
                    <a:prstGeom prst="rect">
                      <a:avLst/>
                    </a:prstGeom>
                  </pic:spPr>
                </pic:pic>
              </a:graphicData>
            </a:graphic>
          </wp:inline>
        </w:drawing>
      </w:r>
    </w:p>
    <w:p w:rsidR="00B00DF9" w:rsidRDefault="00B00DF9" w:rsidP="007F4FB8"/>
    <w:p w:rsidR="00B00DF9" w:rsidRDefault="0017250C" w:rsidP="007F4FB8">
      <w:r>
        <w:t xml:space="preserve">With this in mind, the following section expounds upon the four steps previously listed, describing them in more detail, and with the nodal approximation in mind.  </w:t>
      </w:r>
    </w:p>
    <w:p w:rsidR="00B00DF9" w:rsidRDefault="0017250C" w:rsidP="007F4FB8">
      <w:r>
        <w:t xml:space="preserve">1)  The standby losses are computed by finding the average temperature of the entire tank and determining how much heat will be lost by using the measured heat loss rate from lab testing.  This heat loss is then divided and applied equally to all 12 nodes.  When running in SEEM, this heat loss is then applied as an internal gain to the house.  </w:t>
      </w:r>
    </w:p>
    <w:p w:rsidR="00B00DF9" w:rsidRDefault="0017250C" w:rsidP="007F4FB8">
      <w:r>
        <w:t>2)  Since</w:t>
      </w:r>
      <w:r w:rsidR="006973B8">
        <w:t xml:space="preserve"> the simulation occurs on a per-</w:t>
      </w:r>
      <w:r>
        <w:t xml:space="preserve">minute basis, the </w:t>
      </w:r>
      <w:proofErr w:type="gramStart"/>
      <w:r>
        <w:t>gallons per minute flow rate of the draw becomes</w:t>
      </w:r>
      <w:proofErr w:type="gramEnd"/>
      <w:r>
        <w:t xml:space="preserve"> gallons.  Typical draws are from 1-3 gallons, whereas the volume of a node is generally around 4-6 gallons, so in most steps only a partial node will be drawn.  When this occurs, the draw volume is removed from the top node, and that volume of water is moved from each lower node upward one node, adjusting the temperature of each node accordingly.  For the last node, the water is brought in at the inlet temperature, which is given as an input to the simulation.  Then, to account for tank mixing that occurs when inlet water fills the tank, the temperature of each node of the bottom third o</w:t>
      </w:r>
      <w:r w:rsidR="006973B8">
        <w:t xml:space="preserve">f the tank is adjusted slightly to bring each node in the bottom closer in temperature to one another.  Specifically, the simulation calculates the average temperature in the bottom third.  Next, using that average, it adds 1/3 of the temperature difference between average temperature and the individual node to that node.  </w:t>
      </w:r>
    </w:p>
    <w:p w:rsidR="00B00DF9" w:rsidRDefault="0017250C" w:rsidP="007F4FB8">
      <w:r>
        <w:t>3)  The control logic depends on the average temperature of the top third of the tank, the average temperature in the bottom third of the tank, the temperature of the top node, and whether or not any heating element is currently running.  Each model has a slightly different logic process, but they are similar enough to be controlled by four variables: "</w:t>
      </w:r>
      <w:proofErr w:type="spellStart"/>
      <w:r>
        <w:t>comp_start</w:t>
      </w:r>
      <w:proofErr w:type="spellEnd"/>
      <w:r>
        <w:t>", "</w:t>
      </w:r>
      <w:proofErr w:type="spellStart"/>
      <w:r>
        <w:t>res_start</w:t>
      </w:r>
      <w:proofErr w:type="spellEnd"/>
      <w:r>
        <w:t>", "</w:t>
      </w:r>
      <w:proofErr w:type="spellStart"/>
      <w:r>
        <w:t>standby_thres</w:t>
      </w:r>
      <w:proofErr w:type="spellEnd"/>
      <w:r>
        <w:t>", and "</w:t>
      </w:r>
      <w:proofErr w:type="spellStart"/>
      <w:r>
        <w:t>cutoffTempHysteresis</w:t>
      </w:r>
      <w:proofErr w:type="spellEnd"/>
      <w:r>
        <w:t>".  “</w:t>
      </w:r>
      <w:proofErr w:type="spellStart"/>
      <w:r>
        <w:t>comp_start</w:t>
      </w:r>
      <w:proofErr w:type="spellEnd"/>
      <w:r>
        <w:t xml:space="preserve">” sets the amount below the HPWH's temperature </w:t>
      </w:r>
      <w:proofErr w:type="spellStart"/>
      <w:r>
        <w:t>setpoint</w:t>
      </w:r>
      <w:proofErr w:type="spellEnd"/>
      <w:r>
        <w:t xml:space="preserve"> the bottom third of the tank must be before the compressor turns on.  “</w:t>
      </w:r>
      <w:proofErr w:type="spellStart"/>
      <w:r>
        <w:t>res_start</w:t>
      </w:r>
      <w:proofErr w:type="spellEnd"/>
      <w:r>
        <w:t xml:space="preserve">” sets the amount below </w:t>
      </w:r>
      <w:proofErr w:type="spellStart"/>
      <w:r>
        <w:t>setpoint</w:t>
      </w:r>
      <w:proofErr w:type="spellEnd"/>
      <w:r>
        <w:t xml:space="preserve"> the top third of the tank must be before the upper resistance element turns on.  “</w:t>
      </w:r>
      <w:proofErr w:type="spellStart"/>
      <w:r>
        <w:t>standby_thres</w:t>
      </w:r>
      <w:proofErr w:type="spellEnd"/>
      <w:r>
        <w:t xml:space="preserve">” sets the amount below </w:t>
      </w:r>
      <w:proofErr w:type="spellStart"/>
      <w:r>
        <w:t>setpoint</w:t>
      </w:r>
      <w:proofErr w:type="spellEnd"/>
      <w:r>
        <w:t xml:space="preserve"> the top node must drop before the compressor turns on, when no element is currently running.  “</w:t>
      </w:r>
      <w:proofErr w:type="spellStart"/>
      <w:proofErr w:type="gramStart"/>
      <w:r>
        <w:t>cutoffTempHysteresis</w:t>
      </w:r>
      <w:proofErr w:type="spellEnd"/>
      <w:proofErr w:type="gramEnd"/>
      <w:r>
        <w:t>” sets the spread in temperatures for when the HPWH switches from compressor to resistance and vice versa due to cold ambient conditions.  The actual temperature at which this switch occurs was measured in the lab and is fixed in the simulation.</w:t>
      </w:r>
    </w:p>
    <w:p w:rsidR="00B00DF9" w:rsidRDefault="0017250C" w:rsidP="007F4FB8">
      <w:r>
        <w:t>4)  The COP for the current step is determined, as is the input power, by the ambient air temperature and the water temperature.  The heat is then applied to the tank, but is spread among the nodes in a particular way.  For a resistive heating element, the coldest node above the element is heated until it matches the next coldest</w:t>
      </w:r>
      <w:proofErr w:type="gramStart"/>
      <w:r>
        <w:t>,</w:t>
      </w:r>
      <w:proofErr w:type="gramEnd"/>
      <w:r>
        <w:t xml:space="preserve"> then those both are heated until they match the next, and so on, until the whole tank is heated.  When the compressor is providing heat, the procedure is different.  Heat is supplied to a number of different nodes at once.  The distribution and how it was determined is reviewed below.  </w:t>
      </w:r>
    </w:p>
    <w:p w:rsidR="00B00DF9" w:rsidRDefault="0017250C" w:rsidP="007F4FB8">
      <w:r>
        <w:t xml:space="preserve">If properly specified, the previously discussed processes are all that's required to run an accurate HPWH simulation.  However, there were some difficulties to this approach.  The first was development of stable and easily adjustable COP curve fits.  The original approach was to fit a single master equation from all of the lab data for any given HPWH unit.  The master equation would report COP as a function of water temperature, air temperature, and humidity.  The problems with this approach revealed themselves as twofold.  First, it is only useful or applicable for units in which we possess an abundance of lab data at many different water temperatures, air temperatures, and </w:t>
      </w:r>
      <w:r w:rsidR="006973B8">
        <w:t>humidity</w:t>
      </w:r>
      <w:r>
        <w:t xml:space="preserve">. </w:t>
      </w:r>
      <w:r w:rsidR="00DE373F">
        <w:t xml:space="preserve"> </w:t>
      </w:r>
      <w:r>
        <w:t xml:space="preserve">Second, it is difficult to shift such an equation to better match observed field performance.  With these concerns in mind, we developed a much simpler approach, in which twin curves for COP are </w:t>
      </w:r>
      <w:r w:rsidR="00AC3F74">
        <w:t xml:space="preserve">calculated </w:t>
      </w:r>
      <w:r>
        <w:t>as a function only of water temperature: one curve at 50</w:t>
      </w:r>
      <w:r>
        <w:rPr>
          <w:rFonts w:ascii="Calibri" w:hAnsi="Calibri"/>
        </w:rPr>
        <w:t>°</w:t>
      </w:r>
      <w:r>
        <w:t>F and one at 67</w:t>
      </w:r>
      <w:r>
        <w:rPr>
          <w:rFonts w:ascii="Calibri" w:hAnsi="Calibri"/>
        </w:rPr>
        <w:t>°</w:t>
      </w:r>
      <w:r>
        <w:t>F air temperature.  COP at a given arbitrary air temperature is calculated linearly between the corresponding values at 50</w:t>
      </w:r>
      <w:r>
        <w:rPr>
          <w:rFonts w:ascii="Calibri" w:hAnsi="Calibri"/>
        </w:rPr>
        <w:t>°</w:t>
      </w:r>
      <w:r>
        <w:t>F and 67</w:t>
      </w:r>
      <w:r>
        <w:rPr>
          <w:rFonts w:ascii="Calibri" w:hAnsi="Calibri"/>
        </w:rPr>
        <w:t>°</w:t>
      </w:r>
      <w:r>
        <w:t>F.  Further, the COP is extrapolated linearly beyond this range.  Field data to date shows that most HPWH usage in the Northwest should occur in or near the 40</w:t>
      </w:r>
      <w:r>
        <w:rPr>
          <w:rFonts w:ascii="Calibri" w:hAnsi="Calibri"/>
        </w:rPr>
        <w:t>°</w:t>
      </w:r>
      <w:r>
        <w:t>F to 80</w:t>
      </w:r>
      <w:r>
        <w:rPr>
          <w:rFonts w:ascii="Calibri" w:hAnsi="Calibri"/>
        </w:rPr>
        <w:t>°</w:t>
      </w:r>
      <w:r>
        <w:t xml:space="preserve">F temperature range, in which the behavior of COP with respect to air temperature is approximately linear.  </w:t>
      </w:r>
      <w:r w:rsidR="00DE373F">
        <w:fldChar w:fldCharType="begin"/>
      </w:r>
      <w:r w:rsidR="00DE373F">
        <w:instrText xml:space="preserve"> REF _Ref416271394 \h </w:instrText>
      </w:r>
      <w:r w:rsidR="007F4FB8">
        <w:instrText xml:space="preserve"> \* MERGEFORMAT </w:instrText>
      </w:r>
      <w:r w:rsidR="00DE373F">
        <w:fldChar w:fldCharType="separate"/>
      </w:r>
      <w:r w:rsidR="00DE373F">
        <w:t xml:space="preserve">Figure </w:t>
      </w:r>
      <w:r w:rsidR="00DE373F">
        <w:rPr>
          <w:noProof/>
        </w:rPr>
        <w:t>5</w:t>
      </w:r>
      <w:r w:rsidR="00DE373F">
        <w:fldChar w:fldCharType="end"/>
      </w:r>
      <w:r>
        <w:t xml:space="preserve"> shows measurements for COP curves at three different air temperatures.  The even spacing between the curves</w:t>
      </w:r>
      <w:r w:rsidR="00AC3F74">
        <w:t>, of nearly evenly spaced air temperature regimes,</w:t>
      </w:r>
      <w:r>
        <w:t xml:space="preserve"> reinforces the decision to linearly interpolate between air temperatures.</w:t>
      </w:r>
    </w:p>
    <w:p w:rsidR="00B00DF9" w:rsidRDefault="00DE373F" w:rsidP="00DE373F">
      <w:pPr>
        <w:pStyle w:val="Caption"/>
      </w:pPr>
      <w:bookmarkStart w:id="16" w:name="_Ref416271394"/>
      <w:proofErr w:type="gramStart"/>
      <w:r>
        <w:t xml:space="preserve">Figure </w:t>
      </w:r>
      <w:proofErr w:type="gramEnd"/>
      <w:r>
        <w:fldChar w:fldCharType="begin"/>
      </w:r>
      <w:r>
        <w:instrText xml:space="preserve"> SEQ Figure \* ARABIC </w:instrText>
      </w:r>
      <w:r>
        <w:fldChar w:fldCharType="separate"/>
      </w:r>
      <w:r w:rsidR="00957B0B">
        <w:rPr>
          <w:noProof/>
        </w:rPr>
        <w:t>5</w:t>
      </w:r>
      <w:r>
        <w:fldChar w:fldCharType="end"/>
      </w:r>
      <w:bookmarkEnd w:id="16"/>
      <w:proofErr w:type="gramStart"/>
      <w:r>
        <w:t>.</w:t>
      </w:r>
      <w:proofErr w:type="gramEnd"/>
      <w:r>
        <w:t xml:space="preserve">  Laboratory COP Measurements for ATI66 HPWH</w:t>
      </w:r>
      <w:r>
        <w:rPr>
          <w:i/>
          <w:iCs w:val="0"/>
          <w:noProof/>
          <w:lang w:val="en-US" w:eastAsia="en-US" w:bidi="ar-SA"/>
        </w:rPr>
        <w:drawing>
          <wp:inline distT="0" distB="0" distL="0" distR="0" wp14:anchorId="23BC417D" wp14:editId="08291196">
            <wp:extent cx="5029200" cy="3657600"/>
            <wp:effectExtent l="0" t="0" r="0" b="0"/>
            <wp:docPr id="10" name="Picture 48" title="ATI66COP"/>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lum/>
                      <a:alphaModFix/>
                    </a:blip>
                    <a:srcRect/>
                    <a:stretch>
                      <a:fillRect/>
                    </a:stretch>
                  </pic:blipFill>
                  <pic:spPr>
                    <a:xfrm>
                      <a:off x="0" y="0"/>
                      <a:ext cx="5029200" cy="3657600"/>
                    </a:xfrm>
                    <a:prstGeom prst="rect">
                      <a:avLst/>
                    </a:prstGeom>
                    <a:ln>
                      <a:noFill/>
                      <a:prstDash/>
                    </a:ln>
                  </pic:spPr>
                </pic:pic>
              </a:graphicData>
            </a:graphic>
          </wp:inline>
        </w:drawing>
      </w:r>
    </w:p>
    <w:p w:rsidR="00B00DF9" w:rsidRDefault="0017250C" w:rsidP="007F4FB8">
      <w:r>
        <w:t xml:space="preserve">The second difficulty encountered was extrapolating input power and COP behavior – that was measured during lab testing in a tank of uniform temperature – to the behavior of a stratified tank with some amount of mixing.  The input power and COP are determined by water temperature adjacent to the condenser, and this quantity is often elusive.  In the controlled COP tests, where the tank temperature was constant throughout, the water temperature adjacent to the condenser was simply the temperature everywhere in the tank.  During actual operation, however, there is typically a range of temperatures, varying with height.  A perfect simulation would somehow integrate over heat exchanger area and stratified temperature to compute a distribution of added heat.  An approach of this complexity, however, is not guaranteed to provide any better results due to the </w:t>
      </w:r>
      <w:proofErr w:type="spellStart"/>
      <w:r>
        <w:t>stochasticity</w:t>
      </w:r>
      <w:proofErr w:type="spellEnd"/>
      <w:r>
        <w:t xml:space="preserve"> of water mixing.  We selected a simpler approach, in which an equation, where the parameters were fit visually, distributes heat in such a way as to match simulation patterns to measured patterns.  The distribution of applied heat is determined by </w:t>
      </w:r>
      <w:r w:rsidR="00BA3BFB">
        <w:fldChar w:fldCharType="begin"/>
      </w:r>
      <w:r w:rsidR="00BA3BFB">
        <w:instrText xml:space="preserve"> REF _Ref416272272 \h </w:instrText>
      </w:r>
      <w:r w:rsidR="00BA3BFB">
        <w:fldChar w:fldCharType="separate"/>
      </w:r>
      <w:r w:rsidR="00BA3BFB">
        <w:t xml:space="preserve">Equation </w:t>
      </w:r>
      <w:r w:rsidR="00BA3BFB">
        <w:rPr>
          <w:noProof/>
        </w:rPr>
        <w:t>1</w:t>
      </w:r>
      <w:r w:rsidR="00BA3BFB">
        <w:fldChar w:fldCharType="end"/>
      </w:r>
      <w:r w:rsidR="00BA3BFB">
        <w:t>.</w:t>
      </w:r>
    </w:p>
    <w:p w:rsidR="00BA3BFB" w:rsidRDefault="00BA3BFB" w:rsidP="00BA3BFB">
      <w:pPr>
        <w:pStyle w:val="Caption"/>
      </w:pPr>
      <w:bookmarkStart w:id="17" w:name="_Ref416272272"/>
      <w:proofErr w:type="gramStart"/>
      <w:r>
        <w:t xml:space="preserve">Equation </w:t>
      </w:r>
      <w:r>
        <w:fldChar w:fldCharType="begin"/>
      </w:r>
      <w:r>
        <w:instrText xml:space="preserve"> SEQ Equation \* ARABIC </w:instrText>
      </w:r>
      <w:r>
        <w:fldChar w:fldCharType="separate"/>
      </w:r>
      <w:r>
        <w:rPr>
          <w:noProof/>
        </w:rPr>
        <w:t>1</w:t>
      </w:r>
      <w:r>
        <w:fldChar w:fldCharType="end"/>
      </w:r>
      <w:bookmarkEnd w:id="17"/>
      <w:r>
        <w:t>.</w:t>
      </w:r>
      <w:proofErr w:type="gramEnd"/>
      <w:r>
        <w:t xml:space="preserve">  Distributing Added Heat</w:t>
      </w:r>
    </w:p>
    <w:p w:rsidR="006F2A1F" w:rsidRPr="006F2A1F" w:rsidRDefault="006F2A1F" w:rsidP="00BA3BFB">
      <w:pPr>
        <w:pStyle w:val="Standard"/>
        <w:jc w:val="center"/>
        <w:rPr>
          <w:lang w:val="en-US"/>
        </w:rPr>
      </w:pPr>
      <m:oMath>
        <m:r>
          <w:rPr>
            <w:rFonts w:ascii="Cambria Math" w:hAnsi="Cambria Math"/>
            <w:sz w:val="32"/>
            <w:lang w:val="en-US"/>
          </w:rPr>
          <m:t>c</m:t>
        </m:r>
        <m:d>
          <m:dPr>
            <m:ctrlPr>
              <w:rPr>
                <w:rFonts w:ascii="Cambria Math" w:hAnsi="Cambria Math"/>
                <w:i/>
                <w:iCs/>
                <w:sz w:val="32"/>
                <w:lang w:val="en-US"/>
              </w:rPr>
            </m:ctrlPr>
          </m:dPr>
          <m:e>
            <m:r>
              <w:rPr>
                <w:rFonts w:ascii="Cambria Math" w:hAnsi="Cambria Math"/>
                <w:sz w:val="32"/>
                <w:lang w:val="en-US"/>
              </w:rPr>
              <m:t>n</m:t>
            </m:r>
          </m:e>
        </m:d>
        <m:r>
          <w:rPr>
            <w:rFonts w:ascii="Cambria Math" w:hAnsi="Cambria Math"/>
            <w:sz w:val="32"/>
            <w:lang w:val="en-US"/>
          </w:rPr>
          <m:t>=</m:t>
        </m:r>
        <m:f>
          <m:fPr>
            <m:ctrlPr>
              <w:rPr>
                <w:rFonts w:ascii="Cambria Math" w:hAnsi="Cambria Math"/>
                <w:i/>
                <w:iCs/>
                <w:sz w:val="32"/>
                <w:lang w:val="en-US"/>
              </w:rPr>
            </m:ctrlPr>
          </m:fPr>
          <m:num>
            <m:r>
              <w:rPr>
                <w:rFonts w:ascii="Cambria Math" w:hAnsi="Cambria Math"/>
                <w:sz w:val="32"/>
                <w:lang w:val="en-US"/>
              </w:rPr>
              <m:t>1</m:t>
            </m:r>
          </m:num>
          <m:den>
            <m:r>
              <w:rPr>
                <w:rFonts w:ascii="Cambria Math" w:hAnsi="Cambria Math"/>
                <w:sz w:val="32"/>
                <w:lang w:val="en-US"/>
              </w:rPr>
              <m:t>1+</m:t>
            </m:r>
            <m:sSup>
              <m:sSupPr>
                <m:ctrlPr>
                  <w:rPr>
                    <w:rFonts w:ascii="Cambria Math" w:hAnsi="Cambria Math"/>
                    <w:i/>
                    <w:iCs/>
                    <w:sz w:val="32"/>
                    <w:lang w:val="en-US"/>
                  </w:rPr>
                </m:ctrlPr>
              </m:sSupPr>
              <m:e>
                <m:r>
                  <w:rPr>
                    <w:rFonts w:ascii="Cambria Math" w:hAnsi="Cambria Math"/>
                    <w:sz w:val="32"/>
                    <w:lang w:val="en-US"/>
                  </w:rPr>
                  <m:t>e</m:t>
                </m:r>
              </m:e>
              <m:sup>
                <m:d>
                  <m:dPr>
                    <m:ctrlPr>
                      <w:rPr>
                        <w:rFonts w:ascii="Cambria Math" w:hAnsi="Cambria Math"/>
                        <w:i/>
                        <w:iCs/>
                        <w:sz w:val="32"/>
                        <w:lang w:val="en-US"/>
                      </w:rPr>
                    </m:ctrlPr>
                  </m:dPr>
                  <m:e>
                    <m:f>
                      <m:fPr>
                        <m:ctrlPr>
                          <w:rPr>
                            <w:rFonts w:ascii="Cambria Math" w:hAnsi="Cambria Math"/>
                            <w:i/>
                            <w:iCs/>
                            <w:sz w:val="32"/>
                            <w:lang w:val="en-US"/>
                          </w:rPr>
                        </m:ctrlPr>
                      </m:fPr>
                      <m:num>
                        <m:sSub>
                          <m:sSubPr>
                            <m:ctrlPr>
                              <w:rPr>
                                <w:rFonts w:ascii="Cambria Math" w:hAnsi="Cambria Math"/>
                                <w:i/>
                                <w:iCs/>
                                <w:sz w:val="32"/>
                                <w:lang w:val="en-US"/>
                              </w:rPr>
                            </m:ctrlPr>
                          </m:sSubPr>
                          <m:e>
                            <m:r>
                              <w:rPr>
                                <w:rFonts w:ascii="Cambria Math" w:hAnsi="Cambria Math"/>
                                <w:sz w:val="32"/>
                                <w:lang w:val="en-US"/>
                              </w:rPr>
                              <m:t>T</m:t>
                            </m:r>
                          </m:e>
                          <m:sub>
                            <m:r>
                              <w:rPr>
                                <w:rFonts w:ascii="Cambria Math" w:hAnsi="Cambria Math"/>
                                <w:sz w:val="32"/>
                                <w:lang w:val="en-US"/>
                              </w:rPr>
                              <m:t>n</m:t>
                            </m:r>
                          </m:sub>
                        </m:sSub>
                        <m:r>
                          <w:rPr>
                            <w:rFonts w:ascii="Cambria Math" w:hAnsi="Cambria Math"/>
                            <w:sz w:val="32"/>
                            <w:lang w:val="en-US"/>
                          </w:rPr>
                          <m:t>-</m:t>
                        </m:r>
                        <m:sSub>
                          <m:sSubPr>
                            <m:ctrlPr>
                              <w:rPr>
                                <w:rFonts w:ascii="Cambria Math" w:hAnsi="Cambria Math"/>
                                <w:i/>
                                <w:iCs/>
                                <w:sz w:val="32"/>
                                <w:lang w:val="en-US"/>
                              </w:rPr>
                            </m:ctrlPr>
                          </m:sSubPr>
                          <m:e>
                            <m:r>
                              <w:rPr>
                                <w:rFonts w:ascii="Cambria Math" w:hAnsi="Cambria Math"/>
                                <w:sz w:val="32"/>
                                <w:lang w:val="en-US"/>
                              </w:rPr>
                              <m:t>T</m:t>
                            </m:r>
                          </m:e>
                          <m:sub>
                            <m:r>
                              <w:rPr>
                                <w:rFonts w:ascii="Cambria Math" w:hAnsi="Cambria Math"/>
                                <w:sz w:val="32"/>
                                <w:lang w:val="en-US"/>
                              </w:rPr>
                              <m:t>1</m:t>
                            </m:r>
                          </m:sub>
                        </m:sSub>
                      </m:num>
                      <m:den>
                        <m:r>
                          <w:rPr>
                            <w:rFonts w:ascii="Cambria Math" w:hAnsi="Cambria Math"/>
                            <w:sz w:val="32"/>
                            <w:lang w:val="en-US"/>
                          </w:rPr>
                          <m:t>s</m:t>
                        </m:r>
                      </m:den>
                    </m:f>
                    <m:r>
                      <w:rPr>
                        <w:rFonts w:ascii="Cambria Math" w:hAnsi="Cambria Math"/>
                        <w:sz w:val="32"/>
                        <w:lang w:val="en-US"/>
                      </w:rPr>
                      <m:t>-ofst</m:t>
                    </m:r>
                  </m:e>
                </m:d>
              </m:sup>
            </m:sSup>
          </m:den>
        </m:f>
        <m:r>
          <w:rPr>
            <w:rFonts w:ascii="Cambria Math" w:hAnsi="Cambria Math"/>
            <w:sz w:val="32"/>
            <w:lang w:val="en-US"/>
          </w:rPr>
          <m:t>×</m:t>
        </m:r>
        <m:sSup>
          <m:sSupPr>
            <m:ctrlPr>
              <w:rPr>
                <w:rFonts w:ascii="Cambria Math" w:hAnsi="Cambria Math"/>
                <w:i/>
                <w:iCs/>
                <w:sz w:val="32"/>
                <w:lang w:val="en-US"/>
              </w:rPr>
            </m:ctrlPr>
          </m:sSupPr>
          <m:e>
            <m:d>
              <m:dPr>
                <m:ctrlPr>
                  <w:rPr>
                    <w:rFonts w:ascii="Cambria Math" w:hAnsi="Cambria Math"/>
                    <w:i/>
                    <w:iCs/>
                    <w:sz w:val="32"/>
                    <w:lang w:val="en-US"/>
                  </w:rPr>
                </m:ctrlPr>
              </m:dPr>
              <m:e>
                <m:sSub>
                  <m:sSubPr>
                    <m:ctrlPr>
                      <w:rPr>
                        <w:rFonts w:ascii="Cambria Math" w:hAnsi="Cambria Math"/>
                        <w:i/>
                        <w:iCs/>
                        <w:sz w:val="32"/>
                        <w:lang w:val="en-US"/>
                      </w:rPr>
                    </m:ctrlPr>
                  </m:sSubPr>
                  <m:e>
                    <m:r>
                      <w:rPr>
                        <w:rFonts w:ascii="Cambria Math" w:hAnsi="Cambria Math"/>
                        <w:sz w:val="32"/>
                        <w:lang w:val="en-US"/>
                      </w:rPr>
                      <m:t>T</m:t>
                    </m:r>
                  </m:e>
                  <m:sub>
                    <m:r>
                      <w:rPr>
                        <w:rFonts w:ascii="Cambria Math" w:hAnsi="Cambria Math"/>
                        <w:sz w:val="32"/>
                        <w:lang w:val="en-US"/>
                      </w:rPr>
                      <m:t>set</m:t>
                    </m:r>
                  </m:sub>
                </m:sSub>
                <m:r>
                  <w:rPr>
                    <w:rFonts w:ascii="Cambria Math" w:hAnsi="Cambria Math"/>
                    <w:sz w:val="32"/>
                    <w:lang w:val="en-US"/>
                  </w:rPr>
                  <m:t>-</m:t>
                </m:r>
                <m:sSub>
                  <m:sSubPr>
                    <m:ctrlPr>
                      <w:rPr>
                        <w:rFonts w:ascii="Cambria Math" w:hAnsi="Cambria Math"/>
                        <w:i/>
                        <w:iCs/>
                        <w:sz w:val="32"/>
                        <w:lang w:val="en-US"/>
                      </w:rPr>
                    </m:ctrlPr>
                  </m:sSubPr>
                  <m:e>
                    <m:r>
                      <w:rPr>
                        <w:rFonts w:ascii="Cambria Math" w:hAnsi="Cambria Math"/>
                        <w:sz w:val="32"/>
                        <w:lang w:val="en-US"/>
                      </w:rPr>
                      <m:t>T</m:t>
                    </m:r>
                  </m:e>
                  <m:sub>
                    <m:r>
                      <w:rPr>
                        <w:rFonts w:ascii="Cambria Math" w:hAnsi="Cambria Math"/>
                        <w:sz w:val="32"/>
                        <w:lang w:val="en-US"/>
                      </w:rPr>
                      <m:t>n</m:t>
                    </m:r>
                  </m:sub>
                </m:sSub>
              </m:e>
            </m:d>
          </m:e>
          <m:sup>
            <m:r>
              <w:rPr>
                <w:rFonts w:ascii="Cambria Math" w:hAnsi="Cambria Math"/>
                <w:sz w:val="32"/>
                <w:lang w:val="en-US"/>
              </w:rPr>
              <m:t>p</m:t>
            </m:r>
          </m:sup>
        </m:sSup>
      </m:oMath>
      <w:r w:rsidR="00BA3BFB">
        <w:rPr>
          <w:lang w:val="en-US"/>
        </w:rPr>
        <w:t xml:space="preserve"> </w:t>
      </w:r>
    </w:p>
    <w:p w:rsidR="00B00DF9" w:rsidRDefault="0017250C">
      <w:pPr>
        <w:pStyle w:val="Standard"/>
      </w:pPr>
      <w:proofErr w:type="gramStart"/>
      <w:r>
        <w:t>where</w:t>
      </w:r>
      <w:proofErr w:type="gramEnd"/>
      <w:r>
        <w:t xml:space="preserve"> the variables are:</w:t>
      </w:r>
    </w:p>
    <w:p w:rsidR="00B00DF9" w:rsidRDefault="0017250C" w:rsidP="00BA3BFB">
      <w:r>
        <w:tab/>
      </w:r>
      <w:proofErr w:type="gramStart"/>
      <w:r>
        <w:t>c(</w:t>
      </w:r>
      <w:proofErr w:type="gramEnd"/>
      <w:r>
        <w:t xml:space="preserve">n) - the fraction of total heat added going in to node </w:t>
      </w:r>
      <w:r>
        <w:rPr>
          <w:i/>
          <w:iCs/>
        </w:rPr>
        <w:t>n, where n=1-12</w:t>
      </w:r>
    </w:p>
    <w:p w:rsidR="00B00DF9" w:rsidRDefault="0017250C" w:rsidP="00BA3BFB">
      <w:r>
        <w:rPr>
          <w:i/>
          <w:iCs/>
        </w:rPr>
        <w:tab/>
      </w:r>
      <w:proofErr w:type="spellStart"/>
      <w:proofErr w:type="gramStart"/>
      <w:r>
        <w:t>T</w:t>
      </w:r>
      <w:r w:rsidRPr="00BA3BFB">
        <w:rPr>
          <w:vertAlign w:val="subscript"/>
        </w:rPr>
        <w:t>n</w:t>
      </w:r>
      <w:proofErr w:type="spellEnd"/>
      <w:proofErr w:type="gramEnd"/>
      <w:r>
        <w:t xml:space="preserve"> </w:t>
      </w:r>
      <w:r>
        <w:tab/>
        <w:t>- temperature of a node (°F)</w:t>
      </w:r>
    </w:p>
    <w:p w:rsidR="00B00DF9" w:rsidRDefault="0017250C" w:rsidP="00BA3BFB">
      <w:pPr>
        <w:ind w:firstLine="709"/>
      </w:pPr>
      <w:r>
        <w:t>T</w:t>
      </w:r>
      <w:r w:rsidRPr="00BA3BFB">
        <w:rPr>
          <w:vertAlign w:val="subscript"/>
        </w:rPr>
        <w:t>1</w:t>
      </w:r>
      <w:r>
        <w:t xml:space="preserve"> </w:t>
      </w:r>
      <w:r>
        <w:tab/>
        <w:t>- bottom node temperature (°F)</w:t>
      </w:r>
    </w:p>
    <w:p w:rsidR="00B00DF9" w:rsidRDefault="0017250C" w:rsidP="00BA3BFB">
      <w:pPr>
        <w:ind w:firstLine="709"/>
      </w:pPr>
      <w:proofErr w:type="spellStart"/>
      <w:r>
        <w:t>T</w:t>
      </w:r>
      <w:r w:rsidRPr="00BA3BFB">
        <w:rPr>
          <w:vertAlign w:val="subscript"/>
        </w:rPr>
        <w:t>set</w:t>
      </w:r>
      <w:proofErr w:type="spellEnd"/>
      <w:r>
        <w:t xml:space="preserve"> </w:t>
      </w:r>
      <w:r>
        <w:tab/>
        <w:t xml:space="preserve">- tank </w:t>
      </w:r>
      <w:proofErr w:type="spellStart"/>
      <w:r>
        <w:t>setpoint</w:t>
      </w:r>
      <w:proofErr w:type="spellEnd"/>
      <w:r>
        <w:t xml:space="preserve"> (°F)</w:t>
      </w:r>
    </w:p>
    <w:p w:rsidR="00BA3BFB" w:rsidRDefault="0017250C" w:rsidP="00BA3BFB">
      <w:pPr>
        <w:ind w:firstLine="709"/>
      </w:pPr>
      <w:proofErr w:type="spellStart"/>
      <w:proofErr w:type="gramStart"/>
      <w:r>
        <w:t>ofst</w:t>
      </w:r>
      <w:proofErr w:type="spellEnd"/>
      <w:proofErr w:type="gramEnd"/>
      <w:r>
        <w:t xml:space="preserve"> </w:t>
      </w:r>
      <w:r>
        <w:tab/>
        <w:t xml:space="preserve">- an offset term, giving the approximate node where the change of heat distribution with </w:t>
      </w:r>
    </w:p>
    <w:p w:rsidR="00B00DF9" w:rsidRDefault="0017250C" w:rsidP="00BA3BFB">
      <w:pPr>
        <w:ind w:firstLine="709"/>
      </w:pPr>
      <w:r>
        <w:tab/>
      </w:r>
      <w:r w:rsidR="00BA3BFB">
        <w:t xml:space="preserve">  </w:t>
      </w:r>
      <w:proofErr w:type="gramStart"/>
      <w:r>
        <w:t>respect</w:t>
      </w:r>
      <w:proofErr w:type="gramEnd"/>
      <w:r>
        <w:t xml:space="preserve"> to node number is the highest – chosen to be 5</w:t>
      </w:r>
    </w:p>
    <w:p w:rsidR="00B00DF9" w:rsidRPr="00BA3BFB" w:rsidRDefault="00BA3BFB" w:rsidP="00BA3BFB">
      <w:proofErr w:type="gramStart"/>
      <w:r w:rsidRPr="00BA3BFB">
        <w:t>and</w:t>
      </w:r>
      <w:proofErr w:type="gramEnd"/>
      <w:r w:rsidRPr="00BA3BFB">
        <w:t xml:space="preserve"> the tunable parameters var</w:t>
      </w:r>
      <w:r>
        <w:t>y</w:t>
      </w:r>
      <w:r w:rsidRPr="00BA3BFB">
        <w:t>ing</w:t>
      </w:r>
      <w:r w:rsidR="0017250C" w:rsidRPr="00BA3BFB">
        <w:t xml:space="preserve"> based on</w:t>
      </w:r>
      <w:r w:rsidRPr="00BA3BFB">
        <w:t xml:space="preserve"> HPWH equipment are</w:t>
      </w:r>
      <w:r w:rsidR="0017250C" w:rsidRPr="00BA3BFB">
        <w:t>:</w:t>
      </w:r>
    </w:p>
    <w:p w:rsidR="00B00DF9" w:rsidRDefault="0017250C" w:rsidP="00BA3BFB">
      <w:pPr>
        <w:ind w:left="709"/>
      </w:pPr>
      <w:r>
        <w:t xml:space="preserve">s </w:t>
      </w:r>
      <w:r>
        <w:tab/>
        <w:t>- “</w:t>
      </w:r>
      <w:proofErr w:type="gramStart"/>
      <w:r>
        <w:t>shrinkage</w:t>
      </w:r>
      <w:proofErr w:type="gramEnd"/>
      <w:r>
        <w:t>” – perceived distance between lower and upper tank</w:t>
      </w:r>
    </w:p>
    <w:p w:rsidR="00B00DF9" w:rsidRDefault="0017250C" w:rsidP="00BA3BFB">
      <w:pPr>
        <w:ind w:left="709"/>
      </w:pPr>
      <w:r>
        <w:t xml:space="preserve">p </w:t>
      </w:r>
      <w:r>
        <w:tab/>
        <w:t>- “</w:t>
      </w:r>
      <w:proofErr w:type="gramStart"/>
      <w:r>
        <w:t>shape</w:t>
      </w:r>
      <w:proofErr w:type="gramEnd"/>
      <w:r>
        <w:t xml:space="preserve">”  – modifies concavity with which </w:t>
      </w:r>
      <w:proofErr w:type="spellStart"/>
      <w:r>
        <w:t>T</w:t>
      </w:r>
      <w:r w:rsidRPr="00BA3BFB">
        <w:rPr>
          <w:vertAlign w:val="subscript"/>
        </w:rPr>
        <w:t>n</w:t>
      </w:r>
      <w:proofErr w:type="spellEnd"/>
      <w:r>
        <w:t xml:space="preserve"> approach </w:t>
      </w:r>
      <w:proofErr w:type="spellStart"/>
      <w:r>
        <w:t>setpoint</w:t>
      </w:r>
      <w:proofErr w:type="spellEnd"/>
    </w:p>
    <w:p w:rsidR="00B00DF9" w:rsidRDefault="0017250C">
      <w:pPr>
        <w:pStyle w:val="Standard"/>
      </w:pPr>
      <w:r>
        <w:t xml:space="preserve">The shrinkage and shape parameters are estimated based on the lab performance of the HPWH under consideration.  Since they are only observable by having multiple temperature probes spaced within the tank, this measurement is only done in the lab, not in the field.  </w:t>
      </w:r>
      <w:r w:rsidR="00BA3BFB">
        <w:fldChar w:fldCharType="begin"/>
      </w:r>
      <w:r w:rsidR="00BA3BFB">
        <w:instrText xml:space="preserve"> REF _Ref416272555 \h </w:instrText>
      </w:r>
      <w:r w:rsidR="00BA3BFB">
        <w:fldChar w:fldCharType="separate"/>
      </w:r>
      <w:r w:rsidR="00BA3BFB">
        <w:t xml:space="preserve">Figure </w:t>
      </w:r>
      <w:r w:rsidR="00BA3BFB">
        <w:rPr>
          <w:noProof/>
        </w:rPr>
        <w:t>6</w:t>
      </w:r>
      <w:r w:rsidR="00BA3BFB">
        <w:fldChar w:fldCharType="end"/>
      </w:r>
      <w:r>
        <w:t xml:space="preserve"> shows how the distribution of heat changes when the “shrinkage” parameter is varied.  Larger values tend to increase the amount of heat delivered to water that is warmer, while smaller values tend to keep heat </w:t>
      </w:r>
      <w:r w:rsidR="006F2A1F">
        <w:t>distribution</w:t>
      </w:r>
      <w:r>
        <w:t xml:space="preserve"> limited to the coldest p</w:t>
      </w:r>
      <w:r w:rsidR="006F2A1F">
        <w:t xml:space="preserve">arts of the tank.  The “shape” </w:t>
      </w:r>
      <w:r>
        <w:t xml:space="preserve">parameter also serves to distribute heat to colder parts of the tank, but the effect is more subtle and so a graph is not given.  </w:t>
      </w:r>
    </w:p>
    <w:p w:rsidR="00BA3BFB" w:rsidRDefault="00BA3BFB" w:rsidP="00BA3BFB">
      <w:pPr>
        <w:pStyle w:val="Caption"/>
      </w:pPr>
      <w:bookmarkStart w:id="18" w:name="_Ref416272555"/>
      <w:proofErr w:type="gramStart"/>
      <w:r>
        <w:t xml:space="preserve">Figure </w:t>
      </w:r>
      <w:proofErr w:type="gramEnd"/>
      <w:r>
        <w:fldChar w:fldCharType="begin"/>
      </w:r>
      <w:r>
        <w:instrText xml:space="preserve"> SEQ Figure \* ARABIC </w:instrText>
      </w:r>
      <w:r>
        <w:fldChar w:fldCharType="separate"/>
      </w:r>
      <w:r w:rsidR="00957B0B">
        <w:rPr>
          <w:noProof/>
        </w:rPr>
        <w:t>6</w:t>
      </w:r>
      <w:r>
        <w:fldChar w:fldCharType="end"/>
      </w:r>
      <w:bookmarkEnd w:id="18"/>
      <w:proofErr w:type="gramStart"/>
      <w:r>
        <w:t>.</w:t>
      </w:r>
      <w:proofErr w:type="gramEnd"/>
      <w:r>
        <w:t xml:space="preserve">  Distribution of Heat with Varying Shrinkage Parameter </w:t>
      </w:r>
      <w:r>
        <w:rPr>
          <w:i/>
          <w:iCs w:val="0"/>
          <w:noProof/>
          <w:lang w:val="en-US" w:eastAsia="en-US" w:bidi="ar-SA"/>
        </w:rPr>
        <w:drawing>
          <wp:inline distT="0" distB="0" distL="0" distR="0" wp14:anchorId="54A90678" wp14:editId="736A1437">
            <wp:extent cx="5028006" cy="3248025"/>
            <wp:effectExtent l="0" t="0" r="1270" b="0"/>
            <wp:docPr id="13" name="graphics12"/>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lum/>
                      <a:alphaModFix/>
                    </a:blip>
                    <a:srcRect t="11613" b="7058"/>
                    <a:stretch/>
                  </pic:blipFill>
                  <pic:spPr bwMode="auto">
                    <a:xfrm>
                      <a:off x="0" y="0"/>
                      <a:ext cx="5034960" cy="3252517"/>
                    </a:xfrm>
                    <a:prstGeom prst="rect">
                      <a:avLst/>
                    </a:prstGeom>
                    <a:ln>
                      <a:noFill/>
                    </a:ln>
                    <a:extLst>
                      <a:ext uri="{53640926-AAD7-44D8-BBD7-CCE9431645EC}">
                        <a14:shadowObscured xmlns:a14="http://schemas.microsoft.com/office/drawing/2010/main"/>
                      </a:ext>
                    </a:extLst>
                  </pic:spPr>
                </pic:pic>
              </a:graphicData>
            </a:graphic>
          </wp:inline>
        </w:drawing>
      </w:r>
    </w:p>
    <w:p w:rsidR="00AB7AF1" w:rsidRDefault="0017250C">
      <w:pPr>
        <w:pStyle w:val="Standard"/>
      </w:pPr>
      <w:r>
        <w:t xml:space="preserve">To illustrate the effect of this distribution, </w:t>
      </w:r>
      <w:r w:rsidR="0001046B">
        <w:fldChar w:fldCharType="begin"/>
      </w:r>
      <w:r w:rsidR="0001046B">
        <w:instrText xml:space="preserve"> REF _Ref416275209 \h </w:instrText>
      </w:r>
      <w:r w:rsidR="0001046B">
        <w:fldChar w:fldCharType="separate"/>
      </w:r>
      <w:r w:rsidR="0001046B">
        <w:t xml:space="preserve">Figure </w:t>
      </w:r>
      <w:r w:rsidR="0001046B">
        <w:rPr>
          <w:noProof/>
        </w:rPr>
        <w:t>7</w:t>
      </w:r>
      <w:r w:rsidR="0001046B">
        <w:fldChar w:fldCharType="end"/>
      </w:r>
      <w:r>
        <w:t xml:space="preserve"> and </w:t>
      </w:r>
      <w:r w:rsidR="0001046B">
        <w:fldChar w:fldCharType="begin"/>
      </w:r>
      <w:r w:rsidR="0001046B">
        <w:instrText xml:space="preserve"> REF _Ref416275226 \h </w:instrText>
      </w:r>
      <w:r w:rsidR="0001046B">
        <w:fldChar w:fldCharType="separate"/>
      </w:r>
      <w:r w:rsidR="0001046B">
        <w:t xml:space="preserve">Figure </w:t>
      </w:r>
      <w:r w:rsidR="0001046B">
        <w:rPr>
          <w:noProof/>
        </w:rPr>
        <w:t>8</w:t>
      </w:r>
      <w:r w:rsidR="0001046B">
        <w:fldChar w:fldCharType="end"/>
      </w:r>
      <w:r>
        <w:t xml:space="preserve"> below display real data and simulated data respectively for the Air Generate ATI66 DOE energy factor test.  The thin lavender lines represent thermocouple temperatures at equal volume segments, ascending the tank.  Notice that the shape of the thermocouple lines during recovery in the simulation qualitatively resembles the corresponding lines in the measured data.  </w:t>
      </w:r>
    </w:p>
    <w:p w:rsidR="00B00DF9" w:rsidRDefault="0001046B" w:rsidP="0001046B">
      <w:pPr>
        <w:pStyle w:val="Caption"/>
      </w:pPr>
      <w:bookmarkStart w:id="19" w:name="_Ref416275209"/>
      <w:proofErr w:type="gramStart"/>
      <w:r>
        <w:t xml:space="preserve">Figure </w:t>
      </w:r>
      <w:proofErr w:type="gramEnd"/>
      <w:r>
        <w:fldChar w:fldCharType="begin"/>
      </w:r>
      <w:r>
        <w:instrText xml:space="preserve"> SEQ Figure \* ARABIC </w:instrText>
      </w:r>
      <w:r>
        <w:fldChar w:fldCharType="separate"/>
      </w:r>
      <w:r w:rsidR="00957B0B">
        <w:rPr>
          <w:noProof/>
        </w:rPr>
        <w:t>7</w:t>
      </w:r>
      <w:r>
        <w:fldChar w:fldCharType="end"/>
      </w:r>
      <w:bookmarkEnd w:id="19"/>
      <w:proofErr w:type="gramStart"/>
      <w:r>
        <w:t>.</w:t>
      </w:r>
      <w:proofErr w:type="gramEnd"/>
      <w:r>
        <w:t xml:space="preserve">  DOE Energy Factor Test for ATI66rev2</w:t>
      </w:r>
      <w:r w:rsidR="0017250C">
        <w:rPr>
          <w:noProof/>
          <w:lang w:val="en-US" w:eastAsia="en-US" w:bidi="ar-SA"/>
        </w:rPr>
        <w:drawing>
          <wp:inline distT="0" distB="0" distL="0" distR="0" wp14:anchorId="16F0C4C3" wp14:editId="2DB936B8">
            <wp:extent cx="5029200" cy="3657600"/>
            <wp:effectExtent l="0" t="0" r="0" b="0"/>
            <wp:docPr id="15" name="graphics4" title="DOE_ATI66rev2_24hr67_8hrs"/>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lum/>
                      <a:alphaModFix/>
                    </a:blip>
                    <a:srcRect/>
                    <a:stretch>
                      <a:fillRect/>
                    </a:stretch>
                  </pic:blipFill>
                  <pic:spPr>
                    <a:xfrm>
                      <a:off x="0" y="0"/>
                      <a:ext cx="5029200" cy="3657600"/>
                    </a:xfrm>
                    <a:prstGeom prst="rect">
                      <a:avLst/>
                    </a:prstGeom>
                    <a:ln>
                      <a:noFill/>
                      <a:prstDash/>
                    </a:ln>
                  </pic:spPr>
                </pic:pic>
              </a:graphicData>
            </a:graphic>
          </wp:inline>
        </w:drawing>
      </w:r>
    </w:p>
    <w:p w:rsidR="0001046B" w:rsidRDefault="0001046B" w:rsidP="0001046B">
      <w:pPr>
        <w:pStyle w:val="Caption"/>
      </w:pPr>
      <w:bookmarkStart w:id="20" w:name="_Ref416275226"/>
      <w:proofErr w:type="gramStart"/>
      <w:r>
        <w:t xml:space="preserve">Figure </w:t>
      </w:r>
      <w:proofErr w:type="gramEnd"/>
      <w:r>
        <w:fldChar w:fldCharType="begin"/>
      </w:r>
      <w:r>
        <w:instrText xml:space="preserve"> SEQ Figure \* ARABIC </w:instrText>
      </w:r>
      <w:r>
        <w:fldChar w:fldCharType="separate"/>
      </w:r>
      <w:r w:rsidR="00957B0B">
        <w:rPr>
          <w:noProof/>
        </w:rPr>
        <w:t>8</w:t>
      </w:r>
      <w:r>
        <w:fldChar w:fldCharType="end"/>
      </w:r>
      <w:bookmarkEnd w:id="20"/>
      <w:proofErr w:type="gramStart"/>
      <w:r>
        <w:t>.</w:t>
      </w:r>
      <w:proofErr w:type="gramEnd"/>
      <w:r>
        <w:t xml:space="preserve">  Simulated DOE Energy Factor Test for ATI66rev2</w:t>
      </w:r>
    </w:p>
    <w:p w:rsidR="00B00DF9" w:rsidRDefault="0017250C" w:rsidP="00AB7AF1">
      <w:pPr>
        <w:pStyle w:val="Caption"/>
      </w:pPr>
      <w:r>
        <w:rPr>
          <w:noProof/>
          <w:lang w:val="en-US" w:bidi="ar-SA"/>
        </w:rPr>
        <w:drawing>
          <wp:inline distT="0" distB="0" distL="0" distR="0" wp14:anchorId="43269F31" wp14:editId="3BB5F5B0">
            <wp:extent cx="5029200" cy="3657600"/>
            <wp:effectExtent l="0" t="0" r="0" b="0"/>
            <wp:docPr id="16" name="graphics5" title="DOE_ATI66rev2_24hr6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lum/>
                      <a:alphaModFix/>
                    </a:blip>
                    <a:srcRect/>
                    <a:stretch>
                      <a:fillRect/>
                    </a:stretch>
                  </pic:blipFill>
                  <pic:spPr>
                    <a:xfrm>
                      <a:off x="0" y="0"/>
                      <a:ext cx="5029200" cy="3657600"/>
                    </a:xfrm>
                    <a:prstGeom prst="rect">
                      <a:avLst/>
                    </a:prstGeom>
                    <a:ln>
                      <a:noFill/>
                      <a:prstDash/>
                    </a:ln>
                  </pic:spPr>
                </pic:pic>
              </a:graphicData>
            </a:graphic>
          </wp:inline>
        </w:drawing>
      </w:r>
    </w:p>
    <w:p w:rsidR="00AB7AF1" w:rsidRDefault="00AB7AF1" w:rsidP="00AB7AF1">
      <w:pPr>
        <w:pStyle w:val="Standard"/>
        <w:widowControl/>
      </w:pPr>
      <w:r>
        <w:fldChar w:fldCharType="begin"/>
      </w:r>
      <w:r>
        <w:instrText xml:space="preserve"> REF _Ref416275466 \h </w:instrText>
      </w:r>
      <w:r>
        <w:fldChar w:fldCharType="separate"/>
      </w:r>
      <w:r>
        <w:t xml:space="preserve">Figure </w:t>
      </w:r>
      <w:r>
        <w:rPr>
          <w:noProof/>
        </w:rPr>
        <w:t>9</w:t>
      </w:r>
      <w:r>
        <w:fldChar w:fldCharType="end"/>
      </w:r>
      <w:r>
        <w:t xml:space="preserve"> and </w:t>
      </w:r>
      <w:r>
        <w:fldChar w:fldCharType="begin"/>
      </w:r>
      <w:r>
        <w:instrText xml:space="preserve"> REF _Ref416275471 \h </w:instrText>
      </w:r>
      <w:r>
        <w:fldChar w:fldCharType="separate"/>
      </w:r>
      <w:r>
        <w:t xml:space="preserve">Figure </w:t>
      </w:r>
      <w:r>
        <w:rPr>
          <w:noProof/>
        </w:rPr>
        <w:t>10</w:t>
      </w:r>
      <w:r>
        <w:fldChar w:fldCharType="end"/>
      </w:r>
      <w:r>
        <w:t xml:space="preserve"> below show the same test (run at 50</w:t>
      </w:r>
      <w:r>
        <w:t>°F</w:t>
      </w:r>
      <w:r>
        <w:t xml:space="preserve"> ambient temperature) for a different HPWH, the AO Smith </w:t>
      </w:r>
      <w:proofErr w:type="spellStart"/>
      <w:r>
        <w:t>Voltex</w:t>
      </w:r>
      <w:proofErr w:type="spellEnd"/>
      <w:r>
        <w:t xml:space="preserve"> 60.  Due to differing condenser shape</w:t>
      </w:r>
      <w:r>
        <w:rPr>
          <w:rStyle w:val="FootnoteReference"/>
        </w:rPr>
        <w:footnoteReference w:id="2"/>
      </w:r>
      <w:r>
        <w:t xml:space="preserve"> and refrigerant type, the </w:t>
      </w:r>
      <w:proofErr w:type="spellStart"/>
      <w:r>
        <w:t>Voltex</w:t>
      </w:r>
      <w:proofErr w:type="spellEnd"/>
      <w:r>
        <w:t xml:space="preserve"> heat pump distributes added heat differently than the ATI, which leads to a different pattern in the thermocouple lines.  </w:t>
      </w:r>
    </w:p>
    <w:p w:rsidR="00AB7AF1" w:rsidRDefault="00AB7AF1" w:rsidP="00AB7AF1">
      <w:pPr>
        <w:pStyle w:val="Caption"/>
      </w:pPr>
      <w:bookmarkStart w:id="21" w:name="_Ref416275466"/>
      <w:proofErr w:type="gramStart"/>
      <w:r>
        <w:t xml:space="preserve">Figure </w:t>
      </w:r>
      <w:proofErr w:type="gramEnd"/>
      <w:r>
        <w:fldChar w:fldCharType="begin"/>
      </w:r>
      <w:r>
        <w:instrText xml:space="preserve"> SEQ Figure \* ARABIC </w:instrText>
      </w:r>
      <w:r>
        <w:fldChar w:fldCharType="separate"/>
      </w:r>
      <w:r w:rsidR="00957B0B">
        <w:rPr>
          <w:noProof/>
        </w:rPr>
        <w:t>9</w:t>
      </w:r>
      <w:r>
        <w:fldChar w:fldCharType="end"/>
      </w:r>
      <w:bookmarkEnd w:id="21"/>
      <w:proofErr w:type="gramStart"/>
      <w:r>
        <w:t>.</w:t>
      </w:r>
      <w:proofErr w:type="gramEnd"/>
      <w:r>
        <w:t xml:space="preserve">  Energy Factor at 50F Ambient Air Test for AO Smith </w:t>
      </w:r>
      <w:proofErr w:type="spellStart"/>
      <w:r>
        <w:t>Voltex</w:t>
      </w:r>
      <w:proofErr w:type="spellEnd"/>
      <w:r>
        <w:t xml:space="preserve"> 60 Gallon Tank </w:t>
      </w:r>
    </w:p>
    <w:p w:rsidR="00B00DF9" w:rsidRDefault="0017250C" w:rsidP="00AB7AF1">
      <w:pPr>
        <w:pStyle w:val="Standard"/>
        <w:widowControl/>
        <w:jc w:val="center"/>
      </w:pPr>
      <w:r>
        <w:rPr>
          <w:noProof/>
          <w:lang w:val="en-US" w:eastAsia="en-US" w:bidi="ar-SA"/>
        </w:rPr>
        <w:drawing>
          <wp:inline distT="0" distB="0" distL="0" distR="0" wp14:anchorId="5A1AE724" wp14:editId="5522403F">
            <wp:extent cx="4933800" cy="3591000"/>
            <wp:effectExtent l="0" t="0" r="150" b="9450"/>
            <wp:docPr id="17" name="graphics6" title="DOE_24hr50_AOSmith60_Cascade_first_8hrs"/>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lum/>
                      <a:alphaModFix/>
                    </a:blip>
                    <a:srcRect/>
                    <a:stretch>
                      <a:fillRect/>
                    </a:stretch>
                  </pic:blipFill>
                  <pic:spPr>
                    <a:xfrm>
                      <a:off x="0" y="0"/>
                      <a:ext cx="4933800" cy="3591000"/>
                    </a:xfrm>
                    <a:prstGeom prst="rect">
                      <a:avLst/>
                    </a:prstGeom>
                    <a:ln>
                      <a:noFill/>
                      <a:prstDash/>
                    </a:ln>
                  </pic:spPr>
                </pic:pic>
              </a:graphicData>
            </a:graphic>
          </wp:inline>
        </w:drawing>
      </w:r>
    </w:p>
    <w:p w:rsidR="00B00DF9" w:rsidRDefault="00AB7AF1" w:rsidP="00AB7AF1">
      <w:pPr>
        <w:pStyle w:val="Caption"/>
      </w:pPr>
      <w:bookmarkStart w:id="22" w:name="_Ref416275471"/>
      <w:proofErr w:type="gramStart"/>
      <w:r>
        <w:t xml:space="preserve">Figure </w:t>
      </w:r>
      <w:proofErr w:type="gramEnd"/>
      <w:r>
        <w:fldChar w:fldCharType="begin"/>
      </w:r>
      <w:r>
        <w:instrText xml:space="preserve"> SEQ Figure \* ARABIC </w:instrText>
      </w:r>
      <w:r>
        <w:fldChar w:fldCharType="separate"/>
      </w:r>
      <w:r w:rsidR="00957B0B">
        <w:rPr>
          <w:noProof/>
        </w:rPr>
        <w:t>10</w:t>
      </w:r>
      <w:r>
        <w:fldChar w:fldCharType="end"/>
      </w:r>
      <w:bookmarkEnd w:id="22"/>
      <w:proofErr w:type="gramStart"/>
      <w:r>
        <w:t>.</w:t>
      </w:r>
      <w:proofErr w:type="gramEnd"/>
      <w:r>
        <w:t xml:space="preserve">  Simulated </w:t>
      </w:r>
      <w:r>
        <w:t xml:space="preserve">Energy Factor at 50F Ambient Air Test for AO Smith </w:t>
      </w:r>
      <w:proofErr w:type="spellStart"/>
      <w:r>
        <w:t>Voltex</w:t>
      </w:r>
      <w:proofErr w:type="spellEnd"/>
      <w:r>
        <w:t xml:space="preserve"> 60 Gallon Tank</w:t>
      </w:r>
      <w:r w:rsidR="0017250C">
        <w:rPr>
          <w:noProof/>
          <w:lang w:val="en-US" w:eastAsia="en-US" w:bidi="ar-SA"/>
        </w:rPr>
        <w:drawing>
          <wp:inline distT="0" distB="0" distL="0" distR="0" wp14:anchorId="1BC08B41" wp14:editId="44AAF782">
            <wp:extent cx="4943520" cy="3591000"/>
            <wp:effectExtent l="0" t="0" r="9480" b="9450"/>
            <wp:docPr id="18" name="graphics7" title="DOE_AOSmith60_24hr5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lum/>
                      <a:alphaModFix/>
                    </a:blip>
                    <a:srcRect/>
                    <a:stretch>
                      <a:fillRect/>
                    </a:stretch>
                  </pic:blipFill>
                  <pic:spPr>
                    <a:xfrm>
                      <a:off x="0" y="0"/>
                      <a:ext cx="4943520" cy="3591000"/>
                    </a:xfrm>
                    <a:prstGeom prst="rect">
                      <a:avLst/>
                    </a:prstGeom>
                    <a:ln>
                      <a:noFill/>
                      <a:prstDash/>
                    </a:ln>
                  </pic:spPr>
                </pic:pic>
              </a:graphicData>
            </a:graphic>
          </wp:inline>
        </w:drawing>
      </w:r>
    </w:p>
    <w:p w:rsidR="00B00DF9" w:rsidRDefault="0017250C" w:rsidP="00AB7AF1">
      <w:pPr>
        <w:pStyle w:val="Heading1"/>
      </w:pPr>
      <w:r>
        <w:t>Simulation Calibration</w:t>
      </w:r>
    </w:p>
    <w:p w:rsidR="00B00DF9" w:rsidRDefault="0017250C" w:rsidP="00AB7AF1">
      <w:commentRangeStart w:id="23"/>
      <w:r>
        <w:t xml:space="preserve">Writing a simulation inspired by laboratory data is a good first effort, but what is ultimately desirable is </w:t>
      </w:r>
      <w:proofErr w:type="gramStart"/>
      <w:r>
        <w:t>the</w:t>
      </w:r>
      <w:proofErr w:type="gramEnd"/>
      <w:r>
        <w:t xml:space="preserve"> ability to simulate units as they operate in the field, which may or may not be the same.  Varying installation practices, nuances between individual units, or the disorder of actual scenarios as opposed to tightly controlled laboratory ones may introduce discrepancy between lab results and field results.  As such the simulation must be calibrated to accurately reflect the performance of installed units.</w:t>
      </w:r>
      <w:commentRangeEnd w:id="23"/>
      <w:r w:rsidR="00AB7AF1">
        <w:rPr>
          <w:rStyle w:val="CommentReference"/>
          <w:rFonts w:cs="Mangal"/>
        </w:rPr>
        <w:commentReference w:id="23"/>
      </w:r>
    </w:p>
    <w:p w:rsidR="00B00DF9" w:rsidRDefault="0017250C" w:rsidP="00AB7AF1">
      <w:r>
        <w:t>With any deterministic simulation that will be calibrated to field data, it is important to leave a few degrees of freedom in the model.  Best practices dictate that the most uncertain parameters be allowed to float during simulation calibration.  In the water heater simulation</w:t>
      </w:r>
      <w:r w:rsidR="00AB7AF1">
        <w:t>,</w:t>
      </w:r>
      <w:r>
        <w:t xml:space="preserve"> COP was the most difficult quantity to pin down due to uncertainty in the measuring process and the response of the COP to tank mixing and stratified tank temperatures.  Additionally, the control logic parameters are difficult to measure in the lab, since neither the actual position of the HPWH's sensors nor how the unit interprets these measurements is known.  </w:t>
      </w:r>
    </w:p>
    <w:p w:rsidR="00B00DF9" w:rsidRDefault="0017250C" w:rsidP="00AB7AF1">
      <w:r>
        <w:t>The parameter space was explored and appraised through a Markov Chain Monte Carlo (MCMC) random walk, where, for each site, the simulation output was defined as a two-dimensional random variable, with total energy use and fraction of synchronous run time as the outputs.  An MCMC random walk is a method of sampling from an unknown distribution by performing a somewhat constrained random walk.  In this case, the distribution is likelihood against simulation parameters.  The Markov Chain spends time in each region of parameter space proportional to the probability density of that region, so after running the chain for several days, the parameter sets occurring most frequently are those with highest likelihood, given the model.</w:t>
      </w:r>
    </w:p>
    <w:p w:rsidR="00B00DF9" w:rsidRDefault="0017250C" w:rsidP="00AB7AF1">
      <w:r>
        <w:t>The error term for the energy use – the difference between the sum of measured energy input and simulated energy input – was said to be normally distributed, with mean zero and standard deviation five (out of ~50-300 kWh of measured input energy).  The standard deviation was taken as fixed and not proportional to the magnitude of the measured usage, which lent preference to matching usage at sites with more HPWH usage (kWh).  This is actually desirable, as the small-sample-size set of sites with little usage could exert undue leverage on the results, and using a fixed standard deviation allows those sites a greater “quota of randomness”.  Basically, this approach tolerates a larger error percentage for sites with smaller magnitude of usage, and a smaller error percentage for sites with larger magnitude of usage.</w:t>
      </w:r>
    </w:p>
    <w:p w:rsidR="00B00DF9" w:rsidRDefault="0017250C" w:rsidP="00AB7AF1">
      <w:r>
        <w:t>The second dimension of the output, the fraction of simulated on-time that corresponded to observed on-time, was chosen because we desire not only equivalent input energy but also a model in which the simulated water heater runs during the same times as the real water heater.  This is necessary to accurately model interactions with the space heat and/or ventilation system.  As such, the fraction of matching on-time was said to be beta distributed with shape parameter alpha equal to five and shape parameter beta equal to one fifth.  Basically, this means that the matching on-time fraction is between zero and one, and it should be closer to one than to zero.</w:t>
      </w:r>
    </w:p>
    <w:p w:rsidR="00B00DF9" w:rsidRDefault="0017250C" w:rsidP="00AB7AF1">
      <w:r>
        <w:t xml:space="preserve">This methodology was applied to a subset of the sites.  For purposes of simulation calibration, it is imperative to use the highest-quality data.  Of the 30 ATI sites from </w:t>
      </w:r>
      <w:commentRangeStart w:id="24"/>
      <w:r>
        <w:t xml:space="preserve">Fluid, we declared 19 sufficiently lacking in erroneous sensor channels and atypical water heater behavior to proceed (for example, several units were malfunctioning and received service: we do not want to calibrate to broken water heaters).  This quantity is adequate for this exercise.  For the varied sites from the BPA and Ecotope </w:t>
      </w:r>
      <w:commentRangeEnd w:id="24"/>
      <w:r w:rsidR="00AA48CA">
        <w:rPr>
          <w:rStyle w:val="CommentReference"/>
          <w:rFonts w:cs="Mangal"/>
        </w:rPr>
        <w:commentReference w:id="24"/>
      </w:r>
      <w:r>
        <w:t xml:space="preserve">studies, 35 sites were used for calibration out of 61 </w:t>
      </w:r>
      <w:proofErr w:type="gramStart"/>
      <w:r>
        <w:t>total</w:t>
      </w:r>
      <w:proofErr w:type="gramEnd"/>
      <w:r>
        <w:t>.  Not all of these sites functioned improperly; 21 were reserved to use as a “test set” in order to determine if the calibration was increasing the fit for sites which were not specifically in the calibration set.</w:t>
      </w:r>
    </w:p>
    <w:p w:rsidR="00AB7AF1" w:rsidRDefault="00AB7AF1" w:rsidP="00AB7AF1"/>
    <w:p w:rsidR="00B00DF9" w:rsidRDefault="0017250C" w:rsidP="00AB7AF1">
      <w:pPr>
        <w:pStyle w:val="Heading2"/>
      </w:pPr>
      <w:r>
        <w:t>Calibration Results</w:t>
      </w:r>
    </w:p>
    <w:p w:rsidR="00B00DF9" w:rsidRDefault="0017250C" w:rsidP="00AB7AF1">
      <w:r>
        <w:t xml:space="preserve">The calibrated simulation performed well in </w:t>
      </w:r>
      <w:r w:rsidR="00AA48CA">
        <w:t xml:space="preserve">excess of expectations.  </w:t>
      </w:r>
      <w:r w:rsidR="00AA48CA">
        <w:fldChar w:fldCharType="begin"/>
      </w:r>
      <w:r w:rsidR="00AA48CA">
        <w:instrText xml:space="preserve"> REF _Ref416276178 \h </w:instrText>
      </w:r>
      <w:r w:rsidR="00AA48CA">
        <w:fldChar w:fldCharType="separate"/>
      </w:r>
      <w:r w:rsidR="00AA48CA">
        <w:t xml:space="preserve">Figure </w:t>
      </w:r>
      <w:r w:rsidR="00AA48CA">
        <w:rPr>
          <w:noProof/>
        </w:rPr>
        <w:t>11</w:t>
      </w:r>
      <w:r w:rsidR="00AA48CA">
        <w:fldChar w:fldCharType="end"/>
      </w:r>
      <w:r>
        <w:t xml:space="preserve"> through</w:t>
      </w:r>
      <w:r w:rsidR="00AA48CA">
        <w:t xml:space="preserve"> </w:t>
      </w:r>
      <w:r w:rsidR="00AA48CA">
        <w:fldChar w:fldCharType="begin"/>
      </w:r>
      <w:r w:rsidR="00AA48CA">
        <w:instrText xml:space="preserve"> REF _Ref416276184 \h </w:instrText>
      </w:r>
      <w:r w:rsidR="00AA48CA">
        <w:fldChar w:fldCharType="separate"/>
      </w:r>
      <w:r w:rsidR="00AA48CA">
        <w:t xml:space="preserve">Figure </w:t>
      </w:r>
      <w:r w:rsidR="00AA48CA">
        <w:rPr>
          <w:noProof/>
        </w:rPr>
        <w:t>14</w:t>
      </w:r>
      <w:r w:rsidR="00AA48CA">
        <w:fldChar w:fldCharType="end"/>
      </w:r>
      <w:r>
        <w:t xml:space="preserve"> show examples of simulated power and temperature plotted along with measured power and various measured variables.  Both good and bad fits are depicted.  </w:t>
      </w:r>
    </w:p>
    <w:p w:rsidR="00B00DF9" w:rsidRDefault="00AA48CA" w:rsidP="00AA48CA">
      <w:pPr>
        <w:pStyle w:val="Caption"/>
      </w:pPr>
      <w:bookmarkStart w:id="25" w:name="_Ref416276178"/>
      <w:proofErr w:type="gramStart"/>
      <w:r>
        <w:t xml:space="preserve">Figure </w:t>
      </w:r>
      <w:proofErr w:type="gramEnd"/>
      <w:r>
        <w:fldChar w:fldCharType="begin"/>
      </w:r>
      <w:r>
        <w:instrText xml:space="preserve"> SEQ Figure \* ARABIC </w:instrText>
      </w:r>
      <w:r>
        <w:fldChar w:fldCharType="separate"/>
      </w:r>
      <w:r w:rsidR="00957B0B">
        <w:rPr>
          <w:noProof/>
        </w:rPr>
        <w:t>11</w:t>
      </w:r>
      <w:r>
        <w:fldChar w:fldCharType="end"/>
      </w:r>
      <w:bookmarkEnd w:id="25"/>
      <w:proofErr w:type="gramStart"/>
      <w:r>
        <w:t>.</w:t>
      </w:r>
      <w:proofErr w:type="gramEnd"/>
      <w:r>
        <w:t xml:space="preserve">  Measured and Modeled Data – Exemplary Simulation Performance</w:t>
      </w:r>
    </w:p>
    <w:p w:rsidR="00B00DF9" w:rsidRDefault="0017250C">
      <w:pPr>
        <w:pStyle w:val="Standard"/>
        <w:jc w:val="center"/>
        <w:rPr>
          <w:sz w:val="28"/>
          <w:szCs w:val="28"/>
        </w:rPr>
      </w:pPr>
      <w:r>
        <w:rPr>
          <w:noProof/>
          <w:sz w:val="28"/>
          <w:szCs w:val="28"/>
          <w:lang w:val="en-US" w:eastAsia="en-US" w:bidi="ar-SA"/>
        </w:rPr>
        <w:drawing>
          <wp:inline distT="0" distB="0" distL="0" distR="0" wp14:anchorId="3F6D12BE" wp14:editId="5674D944">
            <wp:extent cx="4572000" cy="3324959"/>
            <wp:effectExtent l="0" t="0" r="0" b="8791"/>
            <wp:docPr id="19" name="Picture 7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lum/>
                      <a:alphaModFix/>
                    </a:blip>
                    <a:srcRect/>
                    <a:stretch>
                      <a:fillRect/>
                    </a:stretch>
                  </pic:blipFill>
                  <pic:spPr>
                    <a:xfrm>
                      <a:off x="0" y="0"/>
                      <a:ext cx="4572000" cy="3324959"/>
                    </a:xfrm>
                    <a:prstGeom prst="rect">
                      <a:avLst/>
                    </a:prstGeom>
                    <a:ln>
                      <a:noFill/>
                      <a:prstDash/>
                    </a:ln>
                  </pic:spPr>
                </pic:pic>
              </a:graphicData>
            </a:graphic>
          </wp:inline>
        </w:drawing>
      </w:r>
    </w:p>
    <w:p w:rsidR="00AA48CA" w:rsidRDefault="00AA48CA" w:rsidP="00AA48CA">
      <w:pPr>
        <w:pStyle w:val="Caption"/>
        <w:rPr>
          <w:sz w:val="28"/>
          <w:szCs w:val="28"/>
        </w:rPr>
      </w:pPr>
      <w:proofErr w:type="gramStart"/>
      <w:r>
        <w:t xml:space="preserve">Figure </w:t>
      </w:r>
      <w:proofErr w:type="gramEnd"/>
      <w:r>
        <w:fldChar w:fldCharType="begin"/>
      </w:r>
      <w:r>
        <w:instrText xml:space="preserve"> SEQ Figure \* ARABIC </w:instrText>
      </w:r>
      <w:r>
        <w:fldChar w:fldCharType="separate"/>
      </w:r>
      <w:r w:rsidR="00957B0B">
        <w:rPr>
          <w:noProof/>
        </w:rPr>
        <w:t>12</w:t>
      </w:r>
      <w:r>
        <w:fldChar w:fldCharType="end"/>
      </w:r>
      <w:proofErr w:type="gramStart"/>
      <w:r>
        <w:t>.</w:t>
      </w:r>
      <w:proofErr w:type="gramEnd"/>
      <w:r>
        <w:t xml:space="preserve">  Measured and Modeled – Mediocre Simulation Performance</w:t>
      </w:r>
    </w:p>
    <w:p w:rsidR="00B00DF9" w:rsidRDefault="0017250C">
      <w:pPr>
        <w:pStyle w:val="Standard"/>
        <w:keepNext/>
        <w:jc w:val="center"/>
      </w:pPr>
      <w:r>
        <w:rPr>
          <w:noProof/>
          <w:lang w:val="en-US" w:eastAsia="en-US" w:bidi="ar-SA"/>
        </w:rPr>
        <w:drawing>
          <wp:inline distT="0" distB="0" distL="0" distR="0" wp14:anchorId="5BBFE22A" wp14:editId="6B5444A4">
            <wp:extent cx="4572000" cy="3324959"/>
            <wp:effectExtent l="0" t="0" r="0" b="8791"/>
            <wp:docPr id="20" name="Picture 7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lum/>
                      <a:alphaModFix/>
                    </a:blip>
                    <a:srcRect/>
                    <a:stretch>
                      <a:fillRect/>
                    </a:stretch>
                  </pic:blipFill>
                  <pic:spPr>
                    <a:xfrm>
                      <a:off x="0" y="0"/>
                      <a:ext cx="4572000" cy="3324959"/>
                    </a:xfrm>
                    <a:prstGeom prst="rect">
                      <a:avLst/>
                    </a:prstGeom>
                    <a:ln>
                      <a:noFill/>
                      <a:prstDash/>
                    </a:ln>
                  </pic:spPr>
                </pic:pic>
              </a:graphicData>
            </a:graphic>
          </wp:inline>
        </w:drawing>
      </w:r>
    </w:p>
    <w:p w:rsidR="00B00DF9" w:rsidRDefault="00AA48CA" w:rsidP="00AA48CA">
      <w:pPr>
        <w:pStyle w:val="Caption"/>
      </w:pPr>
      <w:proofErr w:type="gramStart"/>
      <w:r>
        <w:t xml:space="preserve">Figure </w:t>
      </w:r>
      <w:proofErr w:type="gramEnd"/>
      <w:r>
        <w:fldChar w:fldCharType="begin"/>
      </w:r>
      <w:r>
        <w:instrText xml:space="preserve"> SEQ Figure \* ARABIC </w:instrText>
      </w:r>
      <w:r>
        <w:fldChar w:fldCharType="separate"/>
      </w:r>
      <w:r w:rsidR="00957B0B">
        <w:rPr>
          <w:noProof/>
        </w:rPr>
        <w:t>13</w:t>
      </w:r>
      <w:r>
        <w:fldChar w:fldCharType="end"/>
      </w:r>
      <w:proofErr w:type="gramStart"/>
      <w:r>
        <w:t>.</w:t>
      </w:r>
      <w:proofErr w:type="gramEnd"/>
      <w:r>
        <w:t xml:space="preserve">  Measured and Modeled Data – Matched Resistance Element Operation</w:t>
      </w:r>
    </w:p>
    <w:p w:rsidR="00B00DF9" w:rsidRDefault="0017250C">
      <w:pPr>
        <w:pStyle w:val="Standard"/>
        <w:keepNext/>
        <w:jc w:val="center"/>
      </w:pPr>
      <w:r>
        <w:rPr>
          <w:noProof/>
          <w:lang w:val="en-US" w:eastAsia="en-US" w:bidi="ar-SA"/>
        </w:rPr>
        <w:drawing>
          <wp:inline distT="0" distB="0" distL="0" distR="0" wp14:anchorId="1ADA2A30" wp14:editId="3E91286A">
            <wp:extent cx="4572000" cy="3324959"/>
            <wp:effectExtent l="0" t="0" r="0" b="8791"/>
            <wp:docPr id="21" name="Picture 61" title="08mar201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lum/>
                      <a:alphaModFix/>
                    </a:blip>
                    <a:srcRect/>
                    <a:stretch>
                      <a:fillRect/>
                    </a:stretch>
                  </pic:blipFill>
                  <pic:spPr>
                    <a:xfrm>
                      <a:off x="0" y="0"/>
                      <a:ext cx="4572000" cy="3324959"/>
                    </a:xfrm>
                    <a:prstGeom prst="rect">
                      <a:avLst/>
                    </a:prstGeom>
                    <a:ln>
                      <a:noFill/>
                      <a:prstDash/>
                    </a:ln>
                  </pic:spPr>
                </pic:pic>
              </a:graphicData>
            </a:graphic>
          </wp:inline>
        </w:drawing>
      </w:r>
    </w:p>
    <w:p w:rsidR="00B00DF9" w:rsidRDefault="00B00DF9">
      <w:pPr>
        <w:pStyle w:val="Standard"/>
      </w:pPr>
    </w:p>
    <w:p w:rsidR="00AA48CA" w:rsidRDefault="00AA48CA" w:rsidP="00AA48CA">
      <w:pPr>
        <w:pStyle w:val="Caption"/>
      </w:pPr>
      <w:bookmarkStart w:id="26" w:name="_Ref416276184"/>
      <w:proofErr w:type="gramStart"/>
      <w:r>
        <w:t xml:space="preserve">Figure </w:t>
      </w:r>
      <w:proofErr w:type="gramEnd"/>
      <w:r>
        <w:fldChar w:fldCharType="begin"/>
      </w:r>
      <w:r>
        <w:instrText xml:space="preserve"> SEQ Figure \* ARABIC </w:instrText>
      </w:r>
      <w:r>
        <w:fldChar w:fldCharType="separate"/>
      </w:r>
      <w:r w:rsidR="00957B0B">
        <w:rPr>
          <w:noProof/>
        </w:rPr>
        <w:t>14</w:t>
      </w:r>
      <w:r>
        <w:fldChar w:fldCharType="end"/>
      </w:r>
      <w:bookmarkEnd w:id="26"/>
      <w:proofErr w:type="gramStart"/>
      <w:r>
        <w:t>.</w:t>
      </w:r>
      <w:proofErr w:type="gramEnd"/>
      <w:r>
        <w:t xml:space="preserve">  Measured and Modeled Data – Poorly Matched Resistance Element Operation</w:t>
      </w:r>
    </w:p>
    <w:p w:rsidR="00B00DF9" w:rsidRDefault="0017250C">
      <w:pPr>
        <w:pStyle w:val="Standard"/>
        <w:keepNext/>
        <w:jc w:val="center"/>
      </w:pPr>
      <w:r>
        <w:rPr>
          <w:noProof/>
          <w:lang w:val="en-US" w:eastAsia="en-US" w:bidi="ar-SA"/>
        </w:rPr>
        <w:drawing>
          <wp:inline distT="0" distB="0" distL="0" distR="0">
            <wp:extent cx="4572000" cy="3324959"/>
            <wp:effectExtent l="0" t="0" r="0" b="8791"/>
            <wp:docPr id="22" name="Picture 66" title="11mar201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lum/>
                      <a:alphaModFix/>
                    </a:blip>
                    <a:srcRect/>
                    <a:stretch>
                      <a:fillRect/>
                    </a:stretch>
                  </pic:blipFill>
                  <pic:spPr>
                    <a:xfrm>
                      <a:off x="0" y="0"/>
                      <a:ext cx="4572000" cy="3324959"/>
                    </a:xfrm>
                    <a:prstGeom prst="rect">
                      <a:avLst/>
                    </a:prstGeom>
                    <a:ln>
                      <a:noFill/>
                      <a:prstDash/>
                    </a:ln>
                  </pic:spPr>
                </pic:pic>
              </a:graphicData>
            </a:graphic>
          </wp:inline>
        </w:drawing>
      </w:r>
    </w:p>
    <w:p w:rsidR="00B00DF9" w:rsidRDefault="0017250C" w:rsidP="00AA48CA">
      <w:r>
        <w:t>The calibration procedure adjusted the COP differently for each model of HPWH.  As seen in</w:t>
      </w:r>
      <w:r w:rsidR="00AA48CA">
        <w:t xml:space="preserve"> Figure </w:t>
      </w:r>
      <w:fldSimple w:instr=" SEQ Figure \* ARABIC ">
        <w:r w:rsidR="00957B0B">
          <w:rPr>
            <w:noProof/>
          </w:rPr>
          <w:t>15</w:t>
        </w:r>
      </w:fldSimple>
      <w:r w:rsidR="00AA48CA">
        <w:t>,</w:t>
      </w:r>
      <w:r>
        <w:t xml:space="preserve"> the </w:t>
      </w:r>
      <w:proofErr w:type="spellStart"/>
      <w:r>
        <w:t>Voltex</w:t>
      </w:r>
      <w:proofErr w:type="spellEnd"/>
      <w:r>
        <w:t xml:space="preserve"> curves both raised slightly, the ATI curves both dropped, in different amounts, and the GE curves each changed differently.  </w:t>
      </w:r>
    </w:p>
    <w:p w:rsidR="00AA48CA" w:rsidRDefault="00AA48CA" w:rsidP="00AA48CA">
      <w:pPr>
        <w:pStyle w:val="Caption"/>
      </w:pPr>
      <w:proofErr w:type="gramStart"/>
      <w:r>
        <w:t xml:space="preserve">Figure </w:t>
      </w:r>
      <w:proofErr w:type="gramEnd"/>
      <w:r>
        <w:fldChar w:fldCharType="begin"/>
      </w:r>
      <w:r>
        <w:instrText xml:space="preserve"> SEQ Figure \* ARABIC </w:instrText>
      </w:r>
      <w:r>
        <w:fldChar w:fldCharType="separate"/>
      </w:r>
      <w:r w:rsidR="00957B0B">
        <w:rPr>
          <w:noProof/>
        </w:rPr>
        <w:t>16</w:t>
      </w:r>
      <w:r>
        <w:fldChar w:fldCharType="end"/>
      </w:r>
      <w:proofErr w:type="gramStart"/>
      <w:r>
        <w:t>.</w:t>
      </w:r>
      <w:proofErr w:type="gramEnd"/>
      <w:r>
        <w:t xml:space="preserve">  Lab-Measured and Field-Calibrated COP Curves</w:t>
      </w:r>
      <w:r>
        <w:rPr>
          <w:i/>
          <w:iCs w:val="0"/>
          <w:noProof/>
          <w:lang w:val="en-US" w:eastAsia="en-US" w:bidi="ar-SA"/>
        </w:rPr>
        <w:drawing>
          <wp:inline distT="0" distB="0" distL="0" distR="0" wp14:anchorId="70A02FE6" wp14:editId="4C5A879C">
            <wp:extent cx="4935371" cy="4162425"/>
            <wp:effectExtent l="0" t="0" r="0" b="0"/>
            <wp:docPr id="23" name="graphics9"/>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lum/>
                      <a:alphaModFix/>
                    </a:blip>
                    <a:srcRect t="6612"/>
                    <a:stretch/>
                  </pic:blipFill>
                  <pic:spPr bwMode="auto">
                    <a:xfrm>
                      <a:off x="0" y="0"/>
                      <a:ext cx="4933984" cy="4161255"/>
                    </a:xfrm>
                    <a:prstGeom prst="rect">
                      <a:avLst/>
                    </a:prstGeom>
                    <a:ln>
                      <a:noFill/>
                    </a:ln>
                    <a:extLst>
                      <a:ext uri="{53640926-AAD7-44D8-BBD7-CCE9431645EC}">
                        <a14:shadowObscured xmlns:a14="http://schemas.microsoft.com/office/drawing/2010/main"/>
                      </a:ext>
                    </a:extLst>
                  </pic:spPr>
                </pic:pic>
              </a:graphicData>
            </a:graphic>
          </wp:inline>
        </w:drawing>
      </w:r>
    </w:p>
    <w:p w:rsidR="00B00DF9" w:rsidRDefault="0017250C" w:rsidP="00AA48CA">
      <w:r>
        <w:t xml:space="preserve">A table of averaged results is presented in </w:t>
      </w:r>
      <w:r w:rsidR="00896E95">
        <w:fldChar w:fldCharType="begin"/>
      </w:r>
      <w:r w:rsidR="00896E95">
        <w:instrText xml:space="preserve"> REF _Ref416276377 \h </w:instrText>
      </w:r>
      <w:r w:rsidR="00896E95">
        <w:fldChar w:fldCharType="separate"/>
      </w:r>
      <w:r w:rsidR="00896E95">
        <w:t xml:space="preserve">Table </w:t>
      </w:r>
      <w:r w:rsidR="00896E95">
        <w:rPr>
          <w:noProof/>
        </w:rPr>
        <w:t>1</w:t>
      </w:r>
      <w:r w:rsidR="00896E95">
        <w:fldChar w:fldCharType="end"/>
      </w:r>
      <w:r>
        <w:t xml:space="preserve">.  The average energy used was quite close in most cases.  The percentage of run time that the simulation matched the measured data was also high.  </w:t>
      </w:r>
      <w:proofErr w:type="gramStart"/>
      <w:r>
        <w:t>On average.</w:t>
      </w:r>
      <w:proofErr w:type="gramEnd"/>
      <w:r>
        <w:t xml:space="preserve"> At least 70 percent of the run time matched for all models.</w:t>
      </w:r>
    </w:p>
    <w:p w:rsidR="00896E95" w:rsidRDefault="00896E95" w:rsidP="00896E95">
      <w:pPr>
        <w:pStyle w:val="Caption"/>
        <w:rPr>
          <w:rFonts w:cs="Times New Roman"/>
        </w:rPr>
      </w:pPr>
      <w:bookmarkStart w:id="27" w:name="_Ref416276377"/>
      <w:proofErr w:type="gramStart"/>
      <w:r>
        <w:t xml:space="preserve">Table </w:t>
      </w:r>
      <w:r>
        <w:fldChar w:fldCharType="begin"/>
      </w:r>
      <w:r>
        <w:instrText xml:space="preserve"> SEQ Table \* ARABIC </w:instrText>
      </w:r>
      <w:r>
        <w:fldChar w:fldCharType="separate"/>
      </w:r>
      <w:r>
        <w:rPr>
          <w:noProof/>
        </w:rPr>
        <w:t>1</w:t>
      </w:r>
      <w:r>
        <w:fldChar w:fldCharType="end"/>
      </w:r>
      <w:bookmarkEnd w:id="27"/>
      <w:r>
        <w:t>.</w:t>
      </w:r>
      <w:proofErr w:type="gramEnd"/>
      <w:r>
        <w:t xml:space="preserve">  </w:t>
      </w:r>
      <w:r w:rsidR="00AD7F2B">
        <w:t>Simulation Output Summary Comparison</w:t>
      </w:r>
    </w:p>
    <w:tbl>
      <w:tblPr>
        <w:tblW w:w="8106" w:type="dxa"/>
        <w:jc w:val="center"/>
        <w:tblInd w:w="93" w:type="dxa"/>
        <w:tblLook w:val="04A0" w:firstRow="1" w:lastRow="0" w:firstColumn="1" w:lastColumn="0" w:noHBand="0" w:noVBand="1"/>
      </w:tblPr>
      <w:tblGrid>
        <w:gridCol w:w="960"/>
        <w:gridCol w:w="960"/>
        <w:gridCol w:w="1500"/>
        <w:gridCol w:w="960"/>
        <w:gridCol w:w="1077"/>
        <w:gridCol w:w="960"/>
        <w:gridCol w:w="960"/>
        <w:gridCol w:w="1006"/>
      </w:tblGrid>
      <w:tr w:rsidR="00AD7F2B" w:rsidRPr="00AD7F2B" w:rsidTr="00AD7F2B">
        <w:trPr>
          <w:trHeight w:val="537"/>
          <w:jc w:val="center"/>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D7F2B" w:rsidRPr="00AD7F2B" w:rsidRDefault="00AD7F2B" w:rsidP="00AD7F2B">
            <w:pPr>
              <w:widowControl/>
              <w:suppressAutoHyphens w:val="0"/>
              <w:autoSpaceDN/>
              <w:spacing w:before="0" w:after="0"/>
              <w:textAlignment w:val="auto"/>
              <w:rPr>
                <w:rFonts w:ascii="Arial" w:eastAsia="Times New Roman" w:hAnsi="Arial" w:cs="Arial"/>
                <w:b/>
                <w:color w:val="000000"/>
                <w:kern w:val="0"/>
                <w:sz w:val="18"/>
                <w:szCs w:val="18"/>
                <w:lang w:val="en-US" w:eastAsia="en-US" w:bidi="ar-SA"/>
              </w:rPr>
            </w:pPr>
            <w:r w:rsidRPr="00AD7F2B">
              <w:rPr>
                <w:rFonts w:ascii="Arial" w:eastAsia="Times New Roman" w:hAnsi="Arial" w:cs="Arial"/>
                <w:b/>
                <w:color w:val="000000"/>
                <w:kern w:val="0"/>
                <w:sz w:val="18"/>
                <w:szCs w:val="18"/>
                <w:lang w:val="en-US" w:eastAsia="en-US" w:bidi="ar-SA"/>
              </w:rPr>
              <w:t>Unit</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AD7F2B" w:rsidRPr="00AD7F2B" w:rsidRDefault="00AD7F2B" w:rsidP="00AD7F2B">
            <w:pPr>
              <w:widowControl/>
              <w:suppressAutoHyphens w:val="0"/>
              <w:autoSpaceDN/>
              <w:spacing w:before="0" w:after="0"/>
              <w:textAlignment w:val="auto"/>
              <w:rPr>
                <w:rFonts w:ascii="Arial" w:eastAsia="Times New Roman" w:hAnsi="Arial" w:cs="Arial"/>
                <w:b/>
                <w:color w:val="000000"/>
                <w:kern w:val="0"/>
                <w:sz w:val="18"/>
                <w:szCs w:val="18"/>
                <w:lang w:val="en-US" w:eastAsia="en-US" w:bidi="ar-SA"/>
              </w:rPr>
            </w:pPr>
            <w:r w:rsidRPr="00AD7F2B">
              <w:rPr>
                <w:rFonts w:ascii="Arial" w:eastAsia="Times New Roman" w:hAnsi="Arial" w:cs="Arial"/>
                <w:b/>
                <w:color w:val="000000"/>
                <w:kern w:val="0"/>
                <w:sz w:val="18"/>
                <w:szCs w:val="18"/>
                <w:lang w:val="en-US" w:eastAsia="en-US" w:bidi="ar-SA"/>
              </w:rPr>
              <w:t>No. of Sites</w:t>
            </w:r>
          </w:p>
        </w:tc>
        <w:tc>
          <w:tcPr>
            <w:tcW w:w="1500" w:type="dxa"/>
            <w:tcBorders>
              <w:top w:val="single" w:sz="4" w:space="0" w:color="auto"/>
              <w:left w:val="nil"/>
              <w:bottom w:val="single" w:sz="4" w:space="0" w:color="auto"/>
              <w:right w:val="single" w:sz="4" w:space="0" w:color="auto"/>
            </w:tcBorders>
            <w:shd w:val="clear" w:color="auto" w:fill="auto"/>
            <w:noWrap/>
            <w:vAlign w:val="bottom"/>
            <w:hideMark/>
          </w:tcPr>
          <w:p w:rsidR="00AD7F2B" w:rsidRPr="00AD7F2B" w:rsidRDefault="00AD7F2B" w:rsidP="00AD7F2B">
            <w:pPr>
              <w:widowControl/>
              <w:suppressAutoHyphens w:val="0"/>
              <w:autoSpaceDN/>
              <w:spacing w:before="0" w:after="0"/>
              <w:textAlignment w:val="auto"/>
              <w:rPr>
                <w:rFonts w:ascii="Arial" w:eastAsia="Times New Roman" w:hAnsi="Arial" w:cs="Arial"/>
                <w:b/>
                <w:color w:val="000000"/>
                <w:kern w:val="0"/>
                <w:sz w:val="18"/>
                <w:szCs w:val="18"/>
                <w:lang w:val="en-US" w:eastAsia="en-US" w:bidi="ar-SA"/>
              </w:rPr>
            </w:pPr>
            <w:r w:rsidRPr="00AD7F2B">
              <w:rPr>
                <w:rFonts w:ascii="Arial" w:eastAsia="Times New Roman" w:hAnsi="Arial" w:cs="Arial"/>
                <w:b/>
                <w:color w:val="000000"/>
                <w:kern w:val="0"/>
                <w:sz w:val="18"/>
                <w:szCs w:val="18"/>
                <w:lang w:val="en-US" w:eastAsia="en-US" w:bidi="ar-SA"/>
              </w:rPr>
              <w:t>Average Type</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AD7F2B" w:rsidRPr="00AD7F2B" w:rsidRDefault="00AD7F2B" w:rsidP="00AD7F2B">
            <w:pPr>
              <w:widowControl/>
              <w:suppressAutoHyphens w:val="0"/>
              <w:autoSpaceDN/>
              <w:spacing w:before="0" w:after="0"/>
              <w:textAlignment w:val="auto"/>
              <w:rPr>
                <w:rFonts w:ascii="Arial" w:eastAsia="Times New Roman" w:hAnsi="Arial" w:cs="Arial"/>
                <w:b/>
                <w:color w:val="000000"/>
                <w:kern w:val="0"/>
                <w:sz w:val="18"/>
                <w:szCs w:val="18"/>
                <w:lang w:val="en-US" w:eastAsia="en-US" w:bidi="ar-SA"/>
              </w:rPr>
            </w:pPr>
            <w:r w:rsidRPr="00AD7F2B">
              <w:rPr>
                <w:rFonts w:ascii="Arial" w:eastAsia="Times New Roman" w:hAnsi="Arial" w:cs="Arial"/>
                <w:b/>
                <w:color w:val="000000"/>
                <w:kern w:val="0"/>
                <w:sz w:val="18"/>
                <w:szCs w:val="18"/>
                <w:lang w:val="en-US" w:eastAsia="en-US" w:bidi="ar-SA"/>
              </w:rPr>
              <w:t>Actual kWh</w:t>
            </w:r>
          </w:p>
        </w:tc>
        <w:tc>
          <w:tcPr>
            <w:tcW w:w="846" w:type="dxa"/>
            <w:tcBorders>
              <w:top w:val="single" w:sz="4" w:space="0" w:color="auto"/>
              <w:left w:val="nil"/>
              <w:bottom w:val="single" w:sz="4" w:space="0" w:color="auto"/>
              <w:right w:val="single" w:sz="4" w:space="0" w:color="auto"/>
            </w:tcBorders>
            <w:shd w:val="clear" w:color="auto" w:fill="auto"/>
            <w:vAlign w:val="bottom"/>
            <w:hideMark/>
          </w:tcPr>
          <w:p w:rsidR="00AD7F2B" w:rsidRPr="00AD7F2B" w:rsidRDefault="00AD7F2B" w:rsidP="00AD7F2B">
            <w:pPr>
              <w:widowControl/>
              <w:suppressAutoHyphens w:val="0"/>
              <w:autoSpaceDN/>
              <w:spacing w:before="0" w:after="0"/>
              <w:jc w:val="center"/>
              <w:textAlignment w:val="auto"/>
              <w:rPr>
                <w:rFonts w:ascii="Arial" w:eastAsia="Times New Roman" w:hAnsi="Arial" w:cs="Arial"/>
                <w:b/>
                <w:color w:val="000000"/>
                <w:kern w:val="0"/>
                <w:sz w:val="18"/>
                <w:szCs w:val="18"/>
                <w:lang w:val="en-US" w:eastAsia="en-US" w:bidi="ar-SA"/>
              </w:rPr>
            </w:pPr>
            <w:r w:rsidRPr="00AD7F2B">
              <w:rPr>
                <w:rFonts w:ascii="Arial" w:eastAsia="Times New Roman" w:hAnsi="Arial" w:cs="Arial"/>
                <w:b/>
                <w:color w:val="000000"/>
                <w:kern w:val="0"/>
                <w:sz w:val="18"/>
                <w:szCs w:val="18"/>
                <w:lang w:val="en-US" w:eastAsia="en-US" w:bidi="ar-SA"/>
              </w:rPr>
              <w:t xml:space="preserve">Simulated </w:t>
            </w:r>
            <w:r w:rsidRPr="00AD7F2B">
              <w:rPr>
                <w:rFonts w:ascii="Arial" w:eastAsia="Times New Roman" w:hAnsi="Arial" w:cs="Arial"/>
                <w:b/>
                <w:color w:val="000000"/>
                <w:kern w:val="0"/>
                <w:sz w:val="18"/>
                <w:szCs w:val="18"/>
                <w:lang w:val="en-US" w:eastAsia="en-US" w:bidi="ar-SA"/>
              </w:rPr>
              <w:br/>
              <w:t>KWh</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AD7F2B" w:rsidRPr="00AD7F2B" w:rsidRDefault="00AD7F2B" w:rsidP="00AD7F2B">
            <w:pPr>
              <w:widowControl/>
              <w:suppressAutoHyphens w:val="0"/>
              <w:autoSpaceDN/>
              <w:spacing w:before="0" w:after="0"/>
              <w:textAlignment w:val="auto"/>
              <w:rPr>
                <w:rFonts w:ascii="Arial" w:eastAsia="Times New Roman" w:hAnsi="Arial" w:cs="Arial"/>
                <w:b/>
                <w:color w:val="000000"/>
                <w:kern w:val="0"/>
                <w:sz w:val="18"/>
                <w:szCs w:val="18"/>
                <w:lang w:val="en-US" w:eastAsia="en-US" w:bidi="ar-SA"/>
              </w:rPr>
            </w:pPr>
            <w:r w:rsidRPr="00AD7F2B">
              <w:rPr>
                <w:rFonts w:ascii="Arial" w:eastAsia="Times New Roman" w:hAnsi="Arial" w:cs="Arial"/>
                <w:b/>
                <w:color w:val="000000"/>
                <w:kern w:val="0"/>
                <w:sz w:val="18"/>
                <w:szCs w:val="18"/>
                <w:lang w:val="en-US" w:eastAsia="en-US" w:bidi="ar-SA"/>
              </w:rPr>
              <w:t>Error (kWh)</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AD7F2B" w:rsidRPr="00AD7F2B" w:rsidRDefault="00AD7F2B" w:rsidP="00AD7F2B">
            <w:pPr>
              <w:widowControl/>
              <w:suppressAutoHyphens w:val="0"/>
              <w:autoSpaceDN/>
              <w:spacing w:before="0" w:after="0"/>
              <w:textAlignment w:val="auto"/>
              <w:rPr>
                <w:rFonts w:ascii="Arial" w:eastAsia="Times New Roman" w:hAnsi="Arial" w:cs="Arial"/>
                <w:b/>
                <w:color w:val="000000"/>
                <w:kern w:val="0"/>
                <w:sz w:val="18"/>
                <w:szCs w:val="18"/>
                <w:lang w:val="en-US" w:eastAsia="en-US" w:bidi="ar-SA"/>
              </w:rPr>
            </w:pPr>
            <w:r w:rsidRPr="00AD7F2B">
              <w:rPr>
                <w:rFonts w:ascii="Arial" w:eastAsia="Times New Roman" w:hAnsi="Arial" w:cs="Arial"/>
                <w:b/>
                <w:color w:val="000000"/>
                <w:kern w:val="0"/>
                <w:sz w:val="18"/>
                <w:szCs w:val="18"/>
                <w:lang w:val="en-US" w:eastAsia="en-US" w:bidi="ar-SA"/>
              </w:rPr>
              <w:t>Error (%)</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AD7F2B" w:rsidRPr="00AD7F2B" w:rsidRDefault="00AD7F2B" w:rsidP="00AD7F2B">
            <w:pPr>
              <w:widowControl/>
              <w:suppressAutoHyphens w:val="0"/>
              <w:autoSpaceDN/>
              <w:spacing w:before="0" w:after="0"/>
              <w:textAlignment w:val="auto"/>
              <w:rPr>
                <w:rFonts w:ascii="Arial" w:eastAsia="Times New Roman" w:hAnsi="Arial" w:cs="Arial"/>
                <w:b/>
                <w:color w:val="000000"/>
                <w:kern w:val="0"/>
                <w:sz w:val="18"/>
                <w:szCs w:val="18"/>
                <w:lang w:val="en-US" w:eastAsia="en-US" w:bidi="ar-SA"/>
              </w:rPr>
            </w:pPr>
            <w:proofErr w:type="spellStart"/>
            <w:r w:rsidRPr="00AD7F2B">
              <w:rPr>
                <w:rFonts w:ascii="Arial" w:eastAsia="Times New Roman" w:hAnsi="Arial" w:cs="Arial"/>
                <w:b/>
                <w:color w:val="000000"/>
                <w:kern w:val="0"/>
                <w:sz w:val="18"/>
                <w:szCs w:val="18"/>
                <w:lang w:val="en-US" w:eastAsia="en-US" w:bidi="ar-SA"/>
              </w:rPr>
              <w:t>Frac</w:t>
            </w:r>
            <w:proofErr w:type="spellEnd"/>
            <w:r w:rsidRPr="00AD7F2B">
              <w:rPr>
                <w:rFonts w:ascii="Arial" w:eastAsia="Times New Roman" w:hAnsi="Arial" w:cs="Arial"/>
                <w:b/>
                <w:color w:val="000000"/>
                <w:kern w:val="0"/>
                <w:sz w:val="18"/>
                <w:szCs w:val="18"/>
                <w:lang w:val="en-US" w:eastAsia="en-US" w:bidi="ar-SA"/>
              </w:rPr>
              <w:t xml:space="preserve"> Matching</w:t>
            </w:r>
          </w:p>
        </w:tc>
      </w:tr>
      <w:tr w:rsidR="00AD7F2B" w:rsidRPr="00AD7F2B" w:rsidTr="00AD7F2B">
        <w:trPr>
          <w:trHeight w:val="255"/>
          <w:jc w:val="center"/>
        </w:trPr>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AD7F2B" w:rsidRPr="00AD7F2B" w:rsidRDefault="00AD7F2B" w:rsidP="00AD7F2B">
            <w:pPr>
              <w:widowControl/>
              <w:suppressAutoHyphens w:val="0"/>
              <w:autoSpaceDN/>
              <w:spacing w:before="0" w:after="0"/>
              <w:jc w:val="center"/>
              <w:textAlignment w:val="auto"/>
              <w:rPr>
                <w:rFonts w:ascii="Arial" w:eastAsia="Times New Roman" w:hAnsi="Arial" w:cs="Arial"/>
                <w:b/>
                <w:color w:val="000000"/>
                <w:kern w:val="0"/>
                <w:sz w:val="18"/>
                <w:szCs w:val="18"/>
                <w:lang w:val="en-US" w:eastAsia="en-US" w:bidi="ar-SA"/>
              </w:rPr>
            </w:pPr>
            <w:r w:rsidRPr="00AD7F2B">
              <w:rPr>
                <w:rFonts w:ascii="Arial" w:eastAsia="Times New Roman" w:hAnsi="Arial" w:cs="Arial"/>
                <w:b/>
                <w:color w:val="000000"/>
                <w:kern w:val="0"/>
                <w:sz w:val="18"/>
                <w:szCs w:val="18"/>
                <w:lang w:val="en-US" w:eastAsia="en-US" w:bidi="ar-SA"/>
              </w:rPr>
              <w:t>GE</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AD7F2B" w:rsidRPr="00AD7F2B" w:rsidRDefault="00AD7F2B" w:rsidP="00AD7F2B">
            <w:pPr>
              <w:widowControl/>
              <w:suppressAutoHyphens w:val="0"/>
              <w:autoSpaceDN/>
              <w:spacing w:before="0" w:after="0"/>
              <w:jc w:val="center"/>
              <w:textAlignment w:val="auto"/>
              <w:rPr>
                <w:rFonts w:ascii="Arial" w:eastAsia="Times New Roman" w:hAnsi="Arial" w:cs="Arial"/>
                <w:color w:val="000000"/>
                <w:kern w:val="0"/>
                <w:sz w:val="18"/>
                <w:szCs w:val="18"/>
                <w:lang w:val="en-US" w:eastAsia="en-US" w:bidi="ar-SA"/>
              </w:rPr>
            </w:pPr>
            <w:r w:rsidRPr="00AD7F2B">
              <w:rPr>
                <w:rFonts w:ascii="Arial" w:eastAsia="Times New Roman" w:hAnsi="Arial" w:cs="Arial"/>
                <w:color w:val="000000"/>
                <w:kern w:val="0"/>
                <w:sz w:val="18"/>
                <w:szCs w:val="18"/>
                <w:lang w:val="en-US" w:eastAsia="en-US" w:bidi="ar-SA"/>
              </w:rPr>
              <w:t>16</w:t>
            </w:r>
          </w:p>
        </w:tc>
        <w:tc>
          <w:tcPr>
            <w:tcW w:w="1500" w:type="dxa"/>
            <w:tcBorders>
              <w:top w:val="nil"/>
              <w:left w:val="nil"/>
              <w:bottom w:val="single" w:sz="4" w:space="0" w:color="auto"/>
              <w:right w:val="single" w:sz="4" w:space="0" w:color="auto"/>
            </w:tcBorders>
            <w:shd w:val="clear" w:color="auto" w:fill="auto"/>
            <w:noWrap/>
            <w:vAlign w:val="bottom"/>
            <w:hideMark/>
          </w:tcPr>
          <w:p w:rsidR="00AD7F2B" w:rsidRPr="00AD7F2B" w:rsidRDefault="00AD7F2B" w:rsidP="00AD7F2B">
            <w:pPr>
              <w:widowControl/>
              <w:suppressAutoHyphens w:val="0"/>
              <w:autoSpaceDN/>
              <w:spacing w:before="0" w:after="0"/>
              <w:textAlignment w:val="auto"/>
              <w:rPr>
                <w:rFonts w:ascii="Arial" w:eastAsia="Times New Roman" w:hAnsi="Arial" w:cs="Arial"/>
                <w:color w:val="000000"/>
                <w:kern w:val="0"/>
                <w:sz w:val="18"/>
                <w:szCs w:val="18"/>
                <w:lang w:val="en-US" w:eastAsia="en-US" w:bidi="ar-SA"/>
              </w:rPr>
            </w:pPr>
            <w:r w:rsidRPr="00AD7F2B">
              <w:rPr>
                <w:rFonts w:ascii="Arial" w:eastAsia="Times New Roman" w:hAnsi="Arial" w:cs="Arial"/>
                <w:color w:val="000000"/>
                <w:kern w:val="0"/>
                <w:sz w:val="18"/>
                <w:szCs w:val="18"/>
                <w:lang w:val="en-US" w:eastAsia="en-US" w:bidi="ar-SA"/>
              </w:rPr>
              <w:t>Simple</w:t>
            </w:r>
          </w:p>
        </w:tc>
        <w:tc>
          <w:tcPr>
            <w:tcW w:w="960" w:type="dxa"/>
            <w:tcBorders>
              <w:top w:val="nil"/>
              <w:left w:val="nil"/>
              <w:bottom w:val="single" w:sz="4" w:space="0" w:color="auto"/>
              <w:right w:val="single" w:sz="4" w:space="0" w:color="auto"/>
            </w:tcBorders>
            <w:shd w:val="clear" w:color="auto" w:fill="auto"/>
            <w:noWrap/>
            <w:vAlign w:val="bottom"/>
            <w:hideMark/>
          </w:tcPr>
          <w:p w:rsidR="00AD7F2B" w:rsidRPr="00AD7F2B" w:rsidRDefault="00AD7F2B" w:rsidP="00AD7F2B">
            <w:pPr>
              <w:widowControl/>
              <w:suppressAutoHyphens w:val="0"/>
              <w:autoSpaceDN/>
              <w:spacing w:before="0" w:after="0"/>
              <w:jc w:val="right"/>
              <w:textAlignment w:val="auto"/>
              <w:rPr>
                <w:rFonts w:ascii="Arial" w:eastAsia="Times New Roman" w:hAnsi="Arial" w:cs="Arial"/>
                <w:color w:val="000000"/>
                <w:kern w:val="0"/>
                <w:sz w:val="18"/>
                <w:szCs w:val="18"/>
                <w:lang w:val="en-US" w:eastAsia="en-US" w:bidi="ar-SA"/>
              </w:rPr>
            </w:pPr>
            <w:r w:rsidRPr="00AD7F2B">
              <w:rPr>
                <w:rFonts w:ascii="Arial" w:eastAsia="Times New Roman" w:hAnsi="Arial" w:cs="Arial"/>
                <w:color w:val="000000"/>
                <w:kern w:val="0"/>
                <w:sz w:val="18"/>
                <w:szCs w:val="18"/>
                <w:lang w:val="en-US" w:eastAsia="en-US" w:bidi="ar-SA"/>
              </w:rPr>
              <w:t>132</w:t>
            </w:r>
          </w:p>
        </w:tc>
        <w:tc>
          <w:tcPr>
            <w:tcW w:w="846" w:type="dxa"/>
            <w:tcBorders>
              <w:top w:val="nil"/>
              <w:left w:val="nil"/>
              <w:bottom w:val="single" w:sz="4" w:space="0" w:color="auto"/>
              <w:right w:val="single" w:sz="4" w:space="0" w:color="auto"/>
            </w:tcBorders>
            <w:shd w:val="clear" w:color="auto" w:fill="auto"/>
            <w:noWrap/>
            <w:vAlign w:val="bottom"/>
            <w:hideMark/>
          </w:tcPr>
          <w:p w:rsidR="00AD7F2B" w:rsidRPr="00AD7F2B" w:rsidRDefault="00AD7F2B" w:rsidP="00AD7F2B">
            <w:pPr>
              <w:widowControl/>
              <w:suppressAutoHyphens w:val="0"/>
              <w:autoSpaceDN/>
              <w:spacing w:before="0" w:after="0"/>
              <w:jc w:val="right"/>
              <w:textAlignment w:val="auto"/>
              <w:rPr>
                <w:rFonts w:ascii="Arial" w:eastAsia="Times New Roman" w:hAnsi="Arial" w:cs="Arial"/>
                <w:color w:val="000000"/>
                <w:kern w:val="0"/>
                <w:sz w:val="18"/>
                <w:szCs w:val="18"/>
                <w:lang w:val="en-US" w:eastAsia="en-US" w:bidi="ar-SA"/>
              </w:rPr>
            </w:pPr>
            <w:r w:rsidRPr="00AD7F2B">
              <w:rPr>
                <w:rFonts w:ascii="Arial" w:eastAsia="Times New Roman" w:hAnsi="Arial" w:cs="Arial"/>
                <w:color w:val="000000"/>
                <w:kern w:val="0"/>
                <w:sz w:val="18"/>
                <w:szCs w:val="18"/>
                <w:lang w:val="en-US" w:eastAsia="en-US" w:bidi="ar-SA"/>
              </w:rPr>
              <w:t>131</w:t>
            </w:r>
          </w:p>
        </w:tc>
        <w:tc>
          <w:tcPr>
            <w:tcW w:w="960" w:type="dxa"/>
            <w:tcBorders>
              <w:top w:val="nil"/>
              <w:left w:val="nil"/>
              <w:bottom w:val="single" w:sz="4" w:space="0" w:color="auto"/>
              <w:right w:val="single" w:sz="4" w:space="0" w:color="auto"/>
            </w:tcBorders>
            <w:shd w:val="clear" w:color="auto" w:fill="auto"/>
            <w:noWrap/>
            <w:vAlign w:val="bottom"/>
            <w:hideMark/>
          </w:tcPr>
          <w:p w:rsidR="00AD7F2B" w:rsidRPr="00AD7F2B" w:rsidRDefault="00AD7F2B" w:rsidP="00AD7F2B">
            <w:pPr>
              <w:widowControl/>
              <w:suppressAutoHyphens w:val="0"/>
              <w:autoSpaceDN/>
              <w:spacing w:before="0" w:after="0"/>
              <w:jc w:val="right"/>
              <w:textAlignment w:val="auto"/>
              <w:rPr>
                <w:rFonts w:ascii="Arial" w:eastAsia="Times New Roman" w:hAnsi="Arial" w:cs="Arial"/>
                <w:color w:val="000000"/>
                <w:kern w:val="0"/>
                <w:sz w:val="18"/>
                <w:szCs w:val="18"/>
                <w:lang w:val="en-US" w:eastAsia="en-US" w:bidi="ar-SA"/>
              </w:rPr>
            </w:pPr>
            <w:r w:rsidRPr="00AD7F2B">
              <w:rPr>
                <w:rFonts w:ascii="Arial" w:eastAsia="Times New Roman" w:hAnsi="Arial" w:cs="Arial"/>
                <w:color w:val="000000"/>
                <w:kern w:val="0"/>
                <w:sz w:val="18"/>
                <w:szCs w:val="18"/>
                <w:lang w:val="en-US" w:eastAsia="en-US" w:bidi="ar-SA"/>
              </w:rPr>
              <w:t>-1</w:t>
            </w:r>
          </w:p>
        </w:tc>
        <w:tc>
          <w:tcPr>
            <w:tcW w:w="960" w:type="dxa"/>
            <w:tcBorders>
              <w:top w:val="nil"/>
              <w:left w:val="nil"/>
              <w:bottom w:val="single" w:sz="4" w:space="0" w:color="auto"/>
              <w:right w:val="single" w:sz="4" w:space="0" w:color="auto"/>
            </w:tcBorders>
            <w:shd w:val="clear" w:color="auto" w:fill="auto"/>
            <w:noWrap/>
            <w:vAlign w:val="bottom"/>
            <w:hideMark/>
          </w:tcPr>
          <w:p w:rsidR="00AD7F2B" w:rsidRPr="00AD7F2B" w:rsidRDefault="00AD7F2B" w:rsidP="00AD7F2B">
            <w:pPr>
              <w:widowControl/>
              <w:suppressAutoHyphens w:val="0"/>
              <w:autoSpaceDN/>
              <w:spacing w:before="0" w:after="0"/>
              <w:jc w:val="right"/>
              <w:textAlignment w:val="auto"/>
              <w:rPr>
                <w:rFonts w:ascii="Arial" w:eastAsia="Times New Roman" w:hAnsi="Arial" w:cs="Arial"/>
                <w:color w:val="000000"/>
                <w:kern w:val="0"/>
                <w:sz w:val="18"/>
                <w:szCs w:val="18"/>
                <w:lang w:val="en-US" w:eastAsia="en-US" w:bidi="ar-SA"/>
              </w:rPr>
            </w:pPr>
            <w:r w:rsidRPr="00AD7F2B">
              <w:rPr>
                <w:rFonts w:ascii="Arial" w:eastAsia="Times New Roman" w:hAnsi="Arial" w:cs="Arial"/>
                <w:color w:val="000000"/>
                <w:kern w:val="0"/>
                <w:sz w:val="18"/>
                <w:szCs w:val="18"/>
                <w:lang w:val="en-US" w:eastAsia="en-US" w:bidi="ar-SA"/>
              </w:rPr>
              <w:t>-1%</w:t>
            </w:r>
          </w:p>
        </w:tc>
        <w:tc>
          <w:tcPr>
            <w:tcW w:w="960" w:type="dxa"/>
            <w:tcBorders>
              <w:top w:val="nil"/>
              <w:left w:val="nil"/>
              <w:bottom w:val="single" w:sz="4" w:space="0" w:color="auto"/>
              <w:right w:val="single" w:sz="4" w:space="0" w:color="auto"/>
            </w:tcBorders>
            <w:shd w:val="clear" w:color="auto" w:fill="auto"/>
            <w:noWrap/>
            <w:vAlign w:val="bottom"/>
            <w:hideMark/>
          </w:tcPr>
          <w:p w:rsidR="00AD7F2B" w:rsidRPr="00AD7F2B" w:rsidRDefault="00AD7F2B" w:rsidP="00AD7F2B">
            <w:pPr>
              <w:widowControl/>
              <w:suppressAutoHyphens w:val="0"/>
              <w:autoSpaceDN/>
              <w:spacing w:before="0" w:after="0"/>
              <w:jc w:val="right"/>
              <w:textAlignment w:val="auto"/>
              <w:rPr>
                <w:rFonts w:ascii="Arial" w:eastAsia="Times New Roman" w:hAnsi="Arial" w:cs="Arial"/>
                <w:color w:val="000000"/>
                <w:kern w:val="0"/>
                <w:sz w:val="18"/>
                <w:szCs w:val="18"/>
                <w:lang w:val="en-US" w:eastAsia="en-US" w:bidi="ar-SA"/>
              </w:rPr>
            </w:pPr>
            <w:r w:rsidRPr="00AD7F2B">
              <w:rPr>
                <w:rFonts w:ascii="Arial" w:eastAsia="Times New Roman" w:hAnsi="Arial" w:cs="Arial"/>
                <w:color w:val="000000"/>
                <w:kern w:val="0"/>
                <w:sz w:val="18"/>
                <w:szCs w:val="18"/>
                <w:lang w:val="en-US" w:eastAsia="en-US" w:bidi="ar-SA"/>
              </w:rPr>
              <w:t>0.70</w:t>
            </w:r>
          </w:p>
        </w:tc>
      </w:tr>
      <w:tr w:rsidR="00AD7F2B" w:rsidRPr="00AD7F2B" w:rsidTr="00AD7F2B">
        <w:trPr>
          <w:trHeight w:val="255"/>
          <w:jc w:val="center"/>
        </w:trPr>
        <w:tc>
          <w:tcPr>
            <w:tcW w:w="960" w:type="dxa"/>
            <w:vMerge/>
            <w:tcBorders>
              <w:top w:val="nil"/>
              <w:left w:val="single" w:sz="4" w:space="0" w:color="auto"/>
              <w:bottom w:val="single" w:sz="4" w:space="0" w:color="auto"/>
              <w:right w:val="single" w:sz="4" w:space="0" w:color="auto"/>
            </w:tcBorders>
            <w:vAlign w:val="center"/>
            <w:hideMark/>
          </w:tcPr>
          <w:p w:rsidR="00AD7F2B" w:rsidRPr="00AD7F2B" w:rsidRDefault="00AD7F2B" w:rsidP="00AD7F2B">
            <w:pPr>
              <w:widowControl/>
              <w:suppressAutoHyphens w:val="0"/>
              <w:autoSpaceDN/>
              <w:spacing w:before="0" w:after="0"/>
              <w:textAlignment w:val="auto"/>
              <w:rPr>
                <w:rFonts w:ascii="Arial" w:eastAsia="Times New Roman" w:hAnsi="Arial" w:cs="Arial"/>
                <w:b/>
                <w:color w:val="000000"/>
                <w:kern w:val="0"/>
                <w:sz w:val="18"/>
                <w:szCs w:val="18"/>
                <w:lang w:val="en-US" w:eastAsia="en-US" w:bidi="ar-SA"/>
              </w:rPr>
            </w:pPr>
          </w:p>
        </w:tc>
        <w:tc>
          <w:tcPr>
            <w:tcW w:w="960" w:type="dxa"/>
            <w:vMerge/>
            <w:tcBorders>
              <w:top w:val="nil"/>
              <w:left w:val="single" w:sz="4" w:space="0" w:color="auto"/>
              <w:bottom w:val="single" w:sz="4" w:space="0" w:color="auto"/>
              <w:right w:val="single" w:sz="4" w:space="0" w:color="auto"/>
            </w:tcBorders>
            <w:vAlign w:val="center"/>
            <w:hideMark/>
          </w:tcPr>
          <w:p w:rsidR="00AD7F2B" w:rsidRPr="00AD7F2B" w:rsidRDefault="00AD7F2B" w:rsidP="00AD7F2B">
            <w:pPr>
              <w:widowControl/>
              <w:suppressAutoHyphens w:val="0"/>
              <w:autoSpaceDN/>
              <w:spacing w:before="0" w:after="0"/>
              <w:textAlignment w:val="auto"/>
              <w:rPr>
                <w:rFonts w:ascii="Arial" w:eastAsia="Times New Roman" w:hAnsi="Arial" w:cs="Arial"/>
                <w:color w:val="000000"/>
                <w:kern w:val="0"/>
                <w:sz w:val="18"/>
                <w:szCs w:val="18"/>
                <w:lang w:val="en-US" w:eastAsia="en-US" w:bidi="ar-SA"/>
              </w:rPr>
            </w:pPr>
          </w:p>
        </w:tc>
        <w:tc>
          <w:tcPr>
            <w:tcW w:w="1500" w:type="dxa"/>
            <w:tcBorders>
              <w:top w:val="nil"/>
              <w:left w:val="nil"/>
              <w:bottom w:val="single" w:sz="4" w:space="0" w:color="auto"/>
              <w:right w:val="single" w:sz="4" w:space="0" w:color="auto"/>
            </w:tcBorders>
            <w:shd w:val="clear" w:color="auto" w:fill="auto"/>
            <w:noWrap/>
            <w:vAlign w:val="bottom"/>
            <w:hideMark/>
          </w:tcPr>
          <w:p w:rsidR="00AD7F2B" w:rsidRPr="00AD7F2B" w:rsidRDefault="00AD7F2B" w:rsidP="00AD7F2B">
            <w:pPr>
              <w:widowControl/>
              <w:suppressAutoHyphens w:val="0"/>
              <w:autoSpaceDN/>
              <w:spacing w:before="0" w:after="0"/>
              <w:textAlignment w:val="auto"/>
              <w:rPr>
                <w:rFonts w:ascii="Arial" w:eastAsia="Times New Roman" w:hAnsi="Arial" w:cs="Arial"/>
                <w:color w:val="000000"/>
                <w:kern w:val="0"/>
                <w:sz w:val="18"/>
                <w:szCs w:val="18"/>
                <w:lang w:val="en-US" w:eastAsia="en-US" w:bidi="ar-SA"/>
              </w:rPr>
            </w:pPr>
            <w:r w:rsidRPr="00AD7F2B">
              <w:rPr>
                <w:rFonts w:ascii="Arial" w:eastAsia="Times New Roman" w:hAnsi="Arial" w:cs="Arial"/>
                <w:color w:val="000000"/>
                <w:kern w:val="0"/>
                <w:sz w:val="18"/>
                <w:szCs w:val="18"/>
                <w:lang w:val="en-US" w:eastAsia="en-US" w:bidi="ar-SA"/>
              </w:rPr>
              <w:t>Flow Weighted</w:t>
            </w:r>
          </w:p>
        </w:tc>
        <w:tc>
          <w:tcPr>
            <w:tcW w:w="960" w:type="dxa"/>
            <w:tcBorders>
              <w:top w:val="nil"/>
              <w:left w:val="nil"/>
              <w:bottom w:val="single" w:sz="4" w:space="0" w:color="auto"/>
              <w:right w:val="single" w:sz="4" w:space="0" w:color="auto"/>
            </w:tcBorders>
            <w:shd w:val="clear" w:color="auto" w:fill="auto"/>
            <w:noWrap/>
            <w:vAlign w:val="bottom"/>
            <w:hideMark/>
          </w:tcPr>
          <w:p w:rsidR="00AD7F2B" w:rsidRPr="00AD7F2B" w:rsidRDefault="00AD7F2B" w:rsidP="00AD7F2B">
            <w:pPr>
              <w:widowControl/>
              <w:suppressAutoHyphens w:val="0"/>
              <w:autoSpaceDN/>
              <w:spacing w:before="0" w:after="0"/>
              <w:jc w:val="right"/>
              <w:textAlignment w:val="auto"/>
              <w:rPr>
                <w:rFonts w:ascii="Arial" w:eastAsia="Times New Roman" w:hAnsi="Arial" w:cs="Arial"/>
                <w:color w:val="000000"/>
                <w:kern w:val="0"/>
                <w:sz w:val="18"/>
                <w:szCs w:val="18"/>
                <w:lang w:val="en-US" w:eastAsia="en-US" w:bidi="ar-SA"/>
              </w:rPr>
            </w:pPr>
            <w:r w:rsidRPr="00AD7F2B">
              <w:rPr>
                <w:rFonts w:ascii="Arial" w:eastAsia="Times New Roman" w:hAnsi="Arial" w:cs="Arial"/>
                <w:color w:val="000000"/>
                <w:kern w:val="0"/>
                <w:sz w:val="18"/>
                <w:szCs w:val="18"/>
                <w:lang w:val="en-US" w:eastAsia="en-US" w:bidi="ar-SA"/>
              </w:rPr>
              <w:t>148</w:t>
            </w:r>
          </w:p>
        </w:tc>
        <w:tc>
          <w:tcPr>
            <w:tcW w:w="846" w:type="dxa"/>
            <w:tcBorders>
              <w:top w:val="nil"/>
              <w:left w:val="nil"/>
              <w:bottom w:val="single" w:sz="4" w:space="0" w:color="auto"/>
              <w:right w:val="single" w:sz="4" w:space="0" w:color="auto"/>
            </w:tcBorders>
            <w:shd w:val="clear" w:color="auto" w:fill="auto"/>
            <w:noWrap/>
            <w:vAlign w:val="bottom"/>
            <w:hideMark/>
          </w:tcPr>
          <w:p w:rsidR="00AD7F2B" w:rsidRPr="00AD7F2B" w:rsidRDefault="00AD7F2B" w:rsidP="00AD7F2B">
            <w:pPr>
              <w:widowControl/>
              <w:suppressAutoHyphens w:val="0"/>
              <w:autoSpaceDN/>
              <w:spacing w:before="0" w:after="0"/>
              <w:jc w:val="right"/>
              <w:textAlignment w:val="auto"/>
              <w:rPr>
                <w:rFonts w:ascii="Arial" w:eastAsia="Times New Roman" w:hAnsi="Arial" w:cs="Arial"/>
                <w:color w:val="000000"/>
                <w:kern w:val="0"/>
                <w:sz w:val="18"/>
                <w:szCs w:val="18"/>
                <w:lang w:val="en-US" w:eastAsia="en-US" w:bidi="ar-SA"/>
              </w:rPr>
            </w:pPr>
            <w:r w:rsidRPr="00AD7F2B">
              <w:rPr>
                <w:rFonts w:ascii="Arial" w:eastAsia="Times New Roman" w:hAnsi="Arial" w:cs="Arial"/>
                <w:color w:val="000000"/>
                <w:kern w:val="0"/>
                <w:sz w:val="18"/>
                <w:szCs w:val="18"/>
                <w:lang w:val="en-US" w:eastAsia="en-US" w:bidi="ar-SA"/>
              </w:rPr>
              <w:t>150</w:t>
            </w:r>
          </w:p>
        </w:tc>
        <w:tc>
          <w:tcPr>
            <w:tcW w:w="960" w:type="dxa"/>
            <w:tcBorders>
              <w:top w:val="nil"/>
              <w:left w:val="nil"/>
              <w:bottom w:val="single" w:sz="4" w:space="0" w:color="auto"/>
              <w:right w:val="single" w:sz="4" w:space="0" w:color="auto"/>
            </w:tcBorders>
            <w:shd w:val="clear" w:color="auto" w:fill="auto"/>
            <w:noWrap/>
            <w:vAlign w:val="bottom"/>
            <w:hideMark/>
          </w:tcPr>
          <w:p w:rsidR="00AD7F2B" w:rsidRPr="00AD7F2B" w:rsidRDefault="00AD7F2B" w:rsidP="00AD7F2B">
            <w:pPr>
              <w:widowControl/>
              <w:suppressAutoHyphens w:val="0"/>
              <w:autoSpaceDN/>
              <w:spacing w:before="0" w:after="0"/>
              <w:jc w:val="right"/>
              <w:textAlignment w:val="auto"/>
              <w:rPr>
                <w:rFonts w:ascii="Arial" w:eastAsia="Times New Roman" w:hAnsi="Arial" w:cs="Arial"/>
                <w:color w:val="000000"/>
                <w:kern w:val="0"/>
                <w:sz w:val="18"/>
                <w:szCs w:val="18"/>
                <w:lang w:val="en-US" w:eastAsia="en-US" w:bidi="ar-SA"/>
              </w:rPr>
            </w:pPr>
            <w:r w:rsidRPr="00AD7F2B">
              <w:rPr>
                <w:rFonts w:ascii="Arial" w:eastAsia="Times New Roman" w:hAnsi="Arial" w:cs="Arial"/>
                <w:color w:val="000000"/>
                <w:kern w:val="0"/>
                <w:sz w:val="18"/>
                <w:szCs w:val="18"/>
                <w:lang w:val="en-US" w:eastAsia="en-US" w:bidi="ar-SA"/>
              </w:rPr>
              <w:t>2</w:t>
            </w:r>
          </w:p>
        </w:tc>
        <w:tc>
          <w:tcPr>
            <w:tcW w:w="960" w:type="dxa"/>
            <w:tcBorders>
              <w:top w:val="nil"/>
              <w:left w:val="nil"/>
              <w:bottom w:val="single" w:sz="4" w:space="0" w:color="auto"/>
              <w:right w:val="single" w:sz="4" w:space="0" w:color="auto"/>
            </w:tcBorders>
            <w:shd w:val="clear" w:color="auto" w:fill="auto"/>
            <w:noWrap/>
            <w:vAlign w:val="bottom"/>
            <w:hideMark/>
          </w:tcPr>
          <w:p w:rsidR="00AD7F2B" w:rsidRPr="00AD7F2B" w:rsidRDefault="00AD7F2B" w:rsidP="00AD7F2B">
            <w:pPr>
              <w:widowControl/>
              <w:suppressAutoHyphens w:val="0"/>
              <w:autoSpaceDN/>
              <w:spacing w:before="0" w:after="0"/>
              <w:jc w:val="right"/>
              <w:textAlignment w:val="auto"/>
              <w:rPr>
                <w:rFonts w:ascii="Arial" w:eastAsia="Times New Roman" w:hAnsi="Arial" w:cs="Arial"/>
                <w:color w:val="000000"/>
                <w:kern w:val="0"/>
                <w:sz w:val="18"/>
                <w:szCs w:val="18"/>
                <w:lang w:val="en-US" w:eastAsia="en-US" w:bidi="ar-SA"/>
              </w:rPr>
            </w:pPr>
            <w:r w:rsidRPr="00AD7F2B">
              <w:rPr>
                <w:rFonts w:ascii="Arial" w:eastAsia="Times New Roman" w:hAnsi="Arial" w:cs="Arial"/>
                <w:color w:val="000000"/>
                <w:kern w:val="0"/>
                <w:sz w:val="18"/>
                <w:szCs w:val="18"/>
                <w:lang w:val="en-US" w:eastAsia="en-US" w:bidi="ar-SA"/>
              </w:rPr>
              <w:t>1%</w:t>
            </w:r>
          </w:p>
        </w:tc>
        <w:tc>
          <w:tcPr>
            <w:tcW w:w="960" w:type="dxa"/>
            <w:tcBorders>
              <w:top w:val="nil"/>
              <w:left w:val="nil"/>
              <w:bottom w:val="single" w:sz="4" w:space="0" w:color="auto"/>
              <w:right w:val="single" w:sz="4" w:space="0" w:color="auto"/>
            </w:tcBorders>
            <w:shd w:val="clear" w:color="auto" w:fill="auto"/>
            <w:noWrap/>
            <w:vAlign w:val="bottom"/>
            <w:hideMark/>
          </w:tcPr>
          <w:p w:rsidR="00AD7F2B" w:rsidRPr="00AD7F2B" w:rsidRDefault="00AD7F2B" w:rsidP="00AD7F2B">
            <w:pPr>
              <w:widowControl/>
              <w:suppressAutoHyphens w:val="0"/>
              <w:autoSpaceDN/>
              <w:spacing w:before="0" w:after="0"/>
              <w:jc w:val="right"/>
              <w:textAlignment w:val="auto"/>
              <w:rPr>
                <w:rFonts w:ascii="Arial" w:eastAsia="Times New Roman" w:hAnsi="Arial" w:cs="Arial"/>
                <w:color w:val="000000"/>
                <w:kern w:val="0"/>
                <w:sz w:val="18"/>
                <w:szCs w:val="18"/>
                <w:lang w:val="en-US" w:eastAsia="en-US" w:bidi="ar-SA"/>
              </w:rPr>
            </w:pPr>
            <w:r w:rsidRPr="00AD7F2B">
              <w:rPr>
                <w:rFonts w:ascii="Arial" w:eastAsia="Times New Roman" w:hAnsi="Arial" w:cs="Arial"/>
                <w:color w:val="000000"/>
                <w:kern w:val="0"/>
                <w:sz w:val="18"/>
                <w:szCs w:val="18"/>
                <w:lang w:val="en-US" w:eastAsia="en-US" w:bidi="ar-SA"/>
              </w:rPr>
              <w:t>0.71</w:t>
            </w:r>
          </w:p>
        </w:tc>
      </w:tr>
      <w:tr w:rsidR="00AD7F2B" w:rsidRPr="00AD7F2B" w:rsidTr="00AD7F2B">
        <w:trPr>
          <w:trHeight w:val="255"/>
          <w:jc w:val="center"/>
        </w:trPr>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AD7F2B" w:rsidRPr="00AD7F2B" w:rsidRDefault="00AD7F2B" w:rsidP="00AD7F2B">
            <w:pPr>
              <w:widowControl/>
              <w:suppressAutoHyphens w:val="0"/>
              <w:autoSpaceDN/>
              <w:spacing w:before="0" w:after="0"/>
              <w:jc w:val="center"/>
              <w:textAlignment w:val="auto"/>
              <w:rPr>
                <w:rFonts w:ascii="Arial" w:eastAsia="Times New Roman" w:hAnsi="Arial" w:cs="Arial"/>
                <w:b/>
                <w:color w:val="000000"/>
                <w:kern w:val="0"/>
                <w:sz w:val="18"/>
                <w:szCs w:val="18"/>
                <w:lang w:val="en-US" w:eastAsia="en-US" w:bidi="ar-SA"/>
              </w:rPr>
            </w:pPr>
            <w:proofErr w:type="spellStart"/>
            <w:r w:rsidRPr="00AD7F2B">
              <w:rPr>
                <w:rFonts w:ascii="Arial" w:eastAsia="Times New Roman" w:hAnsi="Arial" w:cs="Arial"/>
                <w:b/>
                <w:color w:val="000000"/>
                <w:kern w:val="0"/>
                <w:sz w:val="18"/>
                <w:szCs w:val="18"/>
                <w:lang w:val="en-US" w:eastAsia="en-US" w:bidi="ar-SA"/>
              </w:rPr>
              <w:t>Voltex</w:t>
            </w:r>
            <w:proofErr w:type="spellEnd"/>
            <w:r w:rsidRPr="00AD7F2B">
              <w:rPr>
                <w:rFonts w:ascii="Arial" w:eastAsia="Times New Roman" w:hAnsi="Arial" w:cs="Arial"/>
                <w:b/>
                <w:color w:val="000000"/>
                <w:kern w:val="0"/>
                <w:sz w:val="18"/>
                <w:szCs w:val="18"/>
                <w:lang w:val="en-US" w:eastAsia="en-US" w:bidi="ar-SA"/>
              </w:rPr>
              <w:t xml:space="preserve"> 60</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AD7F2B" w:rsidRPr="00AD7F2B" w:rsidRDefault="00AD7F2B" w:rsidP="00AD7F2B">
            <w:pPr>
              <w:widowControl/>
              <w:suppressAutoHyphens w:val="0"/>
              <w:autoSpaceDN/>
              <w:spacing w:before="0" w:after="0"/>
              <w:jc w:val="center"/>
              <w:textAlignment w:val="auto"/>
              <w:rPr>
                <w:rFonts w:ascii="Arial" w:eastAsia="Times New Roman" w:hAnsi="Arial" w:cs="Arial"/>
                <w:color w:val="000000"/>
                <w:kern w:val="0"/>
                <w:sz w:val="18"/>
                <w:szCs w:val="18"/>
                <w:lang w:val="en-US" w:eastAsia="en-US" w:bidi="ar-SA"/>
              </w:rPr>
            </w:pPr>
            <w:r w:rsidRPr="00AD7F2B">
              <w:rPr>
                <w:rFonts w:ascii="Arial" w:eastAsia="Times New Roman" w:hAnsi="Arial" w:cs="Arial"/>
                <w:color w:val="000000"/>
                <w:kern w:val="0"/>
                <w:sz w:val="18"/>
                <w:szCs w:val="18"/>
                <w:lang w:val="en-US" w:eastAsia="en-US" w:bidi="ar-SA"/>
              </w:rPr>
              <w:t>14</w:t>
            </w:r>
          </w:p>
        </w:tc>
        <w:tc>
          <w:tcPr>
            <w:tcW w:w="1500" w:type="dxa"/>
            <w:tcBorders>
              <w:top w:val="nil"/>
              <w:left w:val="nil"/>
              <w:bottom w:val="single" w:sz="4" w:space="0" w:color="auto"/>
              <w:right w:val="single" w:sz="4" w:space="0" w:color="auto"/>
            </w:tcBorders>
            <w:shd w:val="clear" w:color="auto" w:fill="auto"/>
            <w:noWrap/>
            <w:vAlign w:val="bottom"/>
            <w:hideMark/>
          </w:tcPr>
          <w:p w:rsidR="00AD7F2B" w:rsidRPr="00AD7F2B" w:rsidRDefault="00AD7F2B" w:rsidP="00AD7F2B">
            <w:pPr>
              <w:widowControl/>
              <w:suppressAutoHyphens w:val="0"/>
              <w:autoSpaceDN/>
              <w:spacing w:before="0" w:after="0"/>
              <w:textAlignment w:val="auto"/>
              <w:rPr>
                <w:rFonts w:ascii="Arial" w:eastAsia="Times New Roman" w:hAnsi="Arial" w:cs="Arial"/>
                <w:color w:val="000000"/>
                <w:kern w:val="0"/>
                <w:sz w:val="18"/>
                <w:szCs w:val="18"/>
                <w:lang w:val="en-US" w:eastAsia="en-US" w:bidi="ar-SA"/>
              </w:rPr>
            </w:pPr>
            <w:r w:rsidRPr="00AD7F2B">
              <w:rPr>
                <w:rFonts w:ascii="Arial" w:eastAsia="Times New Roman" w:hAnsi="Arial" w:cs="Arial"/>
                <w:color w:val="000000"/>
                <w:kern w:val="0"/>
                <w:sz w:val="18"/>
                <w:szCs w:val="18"/>
                <w:lang w:val="en-US" w:eastAsia="en-US" w:bidi="ar-SA"/>
              </w:rPr>
              <w:t>Simple</w:t>
            </w:r>
          </w:p>
        </w:tc>
        <w:tc>
          <w:tcPr>
            <w:tcW w:w="960" w:type="dxa"/>
            <w:tcBorders>
              <w:top w:val="nil"/>
              <w:left w:val="nil"/>
              <w:bottom w:val="single" w:sz="4" w:space="0" w:color="auto"/>
              <w:right w:val="single" w:sz="4" w:space="0" w:color="auto"/>
            </w:tcBorders>
            <w:shd w:val="clear" w:color="auto" w:fill="auto"/>
            <w:noWrap/>
            <w:vAlign w:val="bottom"/>
            <w:hideMark/>
          </w:tcPr>
          <w:p w:rsidR="00AD7F2B" w:rsidRPr="00AD7F2B" w:rsidRDefault="00AD7F2B" w:rsidP="00AD7F2B">
            <w:pPr>
              <w:widowControl/>
              <w:suppressAutoHyphens w:val="0"/>
              <w:autoSpaceDN/>
              <w:spacing w:before="0" w:after="0"/>
              <w:jc w:val="right"/>
              <w:textAlignment w:val="auto"/>
              <w:rPr>
                <w:rFonts w:ascii="Arial" w:eastAsia="Times New Roman" w:hAnsi="Arial" w:cs="Arial"/>
                <w:color w:val="000000"/>
                <w:kern w:val="0"/>
                <w:sz w:val="18"/>
                <w:szCs w:val="18"/>
                <w:lang w:val="en-US" w:eastAsia="en-US" w:bidi="ar-SA"/>
              </w:rPr>
            </w:pPr>
            <w:r w:rsidRPr="00AD7F2B">
              <w:rPr>
                <w:rFonts w:ascii="Arial" w:eastAsia="Times New Roman" w:hAnsi="Arial" w:cs="Arial"/>
                <w:color w:val="000000"/>
                <w:kern w:val="0"/>
                <w:sz w:val="18"/>
                <w:szCs w:val="18"/>
                <w:lang w:val="en-US" w:eastAsia="en-US" w:bidi="ar-SA"/>
              </w:rPr>
              <w:t>103</w:t>
            </w:r>
          </w:p>
        </w:tc>
        <w:tc>
          <w:tcPr>
            <w:tcW w:w="846" w:type="dxa"/>
            <w:tcBorders>
              <w:top w:val="nil"/>
              <w:left w:val="nil"/>
              <w:bottom w:val="single" w:sz="4" w:space="0" w:color="auto"/>
              <w:right w:val="single" w:sz="4" w:space="0" w:color="auto"/>
            </w:tcBorders>
            <w:shd w:val="clear" w:color="auto" w:fill="auto"/>
            <w:noWrap/>
            <w:vAlign w:val="bottom"/>
            <w:hideMark/>
          </w:tcPr>
          <w:p w:rsidR="00AD7F2B" w:rsidRPr="00AD7F2B" w:rsidRDefault="00AD7F2B" w:rsidP="00AD7F2B">
            <w:pPr>
              <w:widowControl/>
              <w:suppressAutoHyphens w:val="0"/>
              <w:autoSpaceDN/>
              <w:spacing w:before="0" w:after="0"/>
              <w:jc w:val="right"/>
              <w:textAlignment w:val="auto"/>
              <w:rPr>
                <w:rFonts w:ascii="Arial" w:eastAsia="Times New Roman" w:hAnsi="Arial" w:cs="Arial"/>
                <w:color w:val="000000"/>
                <w:kern w:val="0"/>
                <w:sz w:val="18"/>
                <w:szCs w:val="18"/>
                <w:lang w:val="en-US" w:eastAsia="en-US" w:bidi="ar-SA"/>
              </w:rPr>
            </w:pPr>
            <w:r w:rsidRPr="00AD7F2B">
              <w:rPr>
                <w:rFonts w:ascii="Arial" w:eastAsia="Times New Roman" w:hAnsi="Arial" w:cs="Arial"/>
                <w:color w:val="000000"/>
                <w:kern w:val="0"/>
                <w:sz w:val="18"/>
                <w:szCs w:val="18"/>
                <w:lang w:val="en-US" w:eastAsia="en-US" w:bidi="ar-SA"/>
              </w:rPr>
              <w:t>103</w:t>
            </w:r>
          </w:p>
        </w:tc>
        <w:tc>
          <w:tcPr>
            <w:tcW w:w="960" w:type="dxa"/>
            <w:tcBorders>
              <w:top w:val="nil"/>
              <w:left w:val="nil"/>
              <w:bottom w:val="single" w:sz="4" w:space="0" w:color="auto"/>
              <w:right w:val="single" w:sz="4" w:space="0" w:color="auto"/>
            </w:tcBorders>
            <w:shd w:val="clear" w:color="auto" w:fill="auto"/>
            <w:noWrap/>
            <w:vAlign w:val="bottom"/>
            <w:hideMark/>
          </w:tcPr>
          <w:p w:rsidR="00AD7F2B" w:rsidRPr="00AD7F2B" w:rsidRDefault="00AD7F2B" w:rsidP="00AD7F2B">
            <w:pPr>
              <w:widowControl/>
              <w:suppressAutoHyphens w:val="0"/>
              <w:autoSpaceDN/>
              <w:spacing w:before="0" w:after="0"/>
              <w:jc w:val="right"/>
              <w:textAlignment w:val="auto"/>
              <w:rPr>
                <w:rFonts w:ascii="Arial" w:eastAsia="Times New Roman" w:hAnsi="Arial" w:cs="Arial"/>
                <w:color w:val="000000"/>
                <w:kern w:val="0"/>
                <w:sz w:val="18"/>
                <w:szCs w:val="18"/>
                <w:lang w:val="en-US" w:eastAsia="en-US" w:bidi="ar-SA"/>
              </w:rPr>
            </w:pPr>
            <w:r w:rsidRPr="00AD7F2B">
              <w:rPr>
                <w:rFonts w:ascii="Arial" w:eastAsia="Times New Roman" w:hAnsi="Arial" w:cs="Arial"/>
                <w:color w:val="000000"/>
                <w:kern w:val="0"/>
                <w:sz w:val="18"/>
                <w:szCs w:val="18"/>
                <w:lang w:val="en-US" w:eastAsia="en-US" w:bidi="ar-SA"/>
              </w:rPr>
              <w:t>0</w:t>
            </w:r>
          </w:p>
        </w:tc>
        <w:tc>
          <w:tcPr>
            <w:tcW w:w="960" w:type="dxa"/>
            <w:tcBorders>
              <w:top w:val="nil"/>
              <w:left w:val="nil"/>
              <w:bottom w:val="single" w:sz="4" w:space="0" w:color="auto"/>
              <w:right w:val="single" w:sz="4" w:space="0" w:color="auto"/>
            </w:tcBorders>
            <w:shd w:val="clear" w:color="auto" w:fill="auto"/>
            <w:noWrap/>
            <w:vAlign w:val="bottom"/>
            <w:hideMark/>
          </w:tcPr>
          <w:p w:rsidR="00AD7F2B" w:rsidRPr="00AD7F2B" w:rsidRDefault="00AD7F2B" w:rsidP="00AD7F2B">
            <w:pPr>
              <w:widowControl/>
              <w:suppressAutoHyphens w:val="0"/>
              <w:autoSpaceDN/>
              <w:spacing w:before="0" w:after="0"/>
              <w:jc w:val="right"/>
              <w:textAlignment w:val="auto"/>
              <w:rPr>
                <w:rFonts w:ascii="Arial" w:eastAsia="Times New Roman" w:hAnsi="Arial" w:cs="Arial"/>
                <w:color w:val="000000"/>
                <w:kern w:val="0"/>
                <w:sz w:val="18"/>
                <w:szCs w:val="18"/>
                <w:lang w:val="en-US" w:eastAsia="en-US" w:bidi="ar-SA"/>
              </w:rPr>
            </w:pPr>
            <w:r w:rsidRPr="00AD7F2B">
              <w:rPr>
                <w:rFonts w:ascii="Arial" w:eastAsia="Times New Roman" w:hAnsi="Arial" w:cs="Arial"/>
                <w:color w:val="000000"/>
                <w:kern w:val="0"/>
                <w:sz w:val="18"/>
                <w:szCs w:val="18"/>
                <w:lang w:val="en-US" w:eastAsia="en-US" w:bidi="ar-SA"/>
              </w:rPr>
              <w:t>0%</w:t>
            </w:r>
          </w:p>
        </w:tc>
        <w:tc>
          <w:tcPr>
            <w:tcW w:w="960" w:type="dxa"/>
            <w:tcBorders>
              <w:top w:val="nil"/>
              <w:left w:val="nil"/>
              <w:bottom w:val="single" w:sz="4" w:space="0" w:color="auto"/>
              <w:right w:val="single" w:sz="4" w:space="0" w:color="auto"/>
            </w:tcBorders>
            <w:shd w:val="clear" w:color="auto" w:fill="auto"/>
            <w:noWrap/>
            <w:vAlign w:val="bottom"/>
            <w:hideMark/>
          </w:tcPr>
          <w:p w:rsidR="00AD7F2B" w:rsidRPr="00AD7F2B" w:rsidRDefault="00AD7F2B" w:rsidP="00AD7F2B">
            <w:pPr>
              <w:widowControl/>
              <w:suppressAutoHyphens w:val="0"/>
              <w:autoSpaceDN/>
              <w:spacing w:before="0" w:after="0"/>
              <w:jc w:val="right"/>
              <w:textAlignment w:val="auto"/>
              <w:rPr>
                <w:rFonts w:ascii="Arial" w:eastAsia="Times New Roman" w:hAnsi="Arial" w:cs="Arial"/>
                <w:color w:val="000000"/>
                <w:kern w:val="0"/>
                <w:sz w:val="18"/>
                <w:szCs w:val="18"/>
                <w:lang w:val="en-US" w:eastAsia="en-US" w:bidi="ar-SA"/>
              </w:rPr>
            </w:pPr>
            <w:r w:rsidRPr="00AD7F2B">
              <w:rPr>
                <w:rFonts w:ascii="Arial" w:eastAsia="Times New Roman" w:hAnsi="Arial" w:cs="Arial"/>
                <w:color w:val="000000"/>
                <w:kern w:val="0"/>
                <w:sz w:val="18"/>
                <w:szCs w:val="18"/>
                <w:lang w:val="en-US" w:eastAsia="en-US" w:bidi="ar-SA"/>
              </w:rPr>
              <w:t>0.73</w:t>
            </w:r>
          </w:p>
        </w:tc>
      </w:tr>
      <w:tr w:rsidR="00AD7F2B" w:rsidRPr="00AD7F2B" w:rsidTr="00AD7F2B">
        <w:trPr>
          <w:trHeight w:val="255"/>
          <w:jc w:val="center"/>
        </w:trPr>
        <w:tc>
          <w:tcPr>
            <w:tcW w:w="960" w:type="dxa"/>
            <w:vMerge/>
            <w:tcBorders>
              <w:top w:val="nil"/>
              <w:left w:val="single" w:sz="4" w:space="0" w:color="auto"/>
              <w:bottom w:val="single" w:sz="4" w:space="0" w:color="auto"/>
              <w:right w:val="single" w:sz="4" w:space="0" w:color="auto"/>
            </w:tcBorders>
            <w:vAlign w:val="center"/>
            <w:hideMark/>
          </w:tcPr>
          <w:p w:rsidR="00AD7F2B" w:rsidRPr="00AD7F2B" w:rsidRDefault="00AD7F2B" w:rsidP="00AD7F2B">
            <w:pPr>
              <w:widowControl/>
              <w:suppressAutoHyphens w:val="0"/>
              <w:autoSpaceDN/>
              <w:spacing w:before="0" w:after="0"/>
              <w:textAlignment w:val="auto"/>
              <w:rPr>
                <w:rFonts w:ascii="Arial" w:eastAsia="Times New Roman" w:hAnsi="Arial" w:cs="Arial"/>
                <w:b/>
                <w:color w:val="000000"/>
                <w:kern w:val="0"/>
                <w:sz w:val="18"/>
                <w:szCs w:val="18"/>
                <w:lang w:val="en-US" w:eastAsia="en-US" w:bidi="ar-SA"/>
              </w:rPr>
            </w:pPr>
          </w:p>
        </w:tc>
        <w:tc>
          <w:tcPr>
            <w:tcW w:w="960" w:type="dxa"/>
            <w:vMerge/>
            <w:tcBorders>
              <w:top w:val="nil"/>
              <w:left w:val="single" w:sz="4" w:space="0" w:color="auto"/>
              <w:bottom w:val="single" w:sz="4" w:space="0" w:color="auto"/>
              <w:right w:val="single" w:sz="4" w:space="0" w:color="auto"/>
            </w:tcBorders>
            <w:vAlign w:val="center"/>
            <w:hideMark/>
          </w:tcPr>
          <w:p w:rsidR="00AD7F2B" w:rsidRPr="00AD7F2B" w:rsidRDefault="00AD7F2B" w:rsidP="00AD7F2B">
            <w:pPr>
              <w:widowControl/>
              <w:suppressAutoHyphens w:val="0"/>
              <w:autoSpaceDN/>
              <w:spacing w:before="0" w:after="0"/>
              <w:textAlignment w:val="auto"/>
              <w:rPr>
                <w:rFonts w:ascii="Arial" w:eastAsia="Times New Roman" w:hAnsi="Arial" w:cs="Arial"/>
                <w:color w:val="000000"/>
                <w:kern w:val="0"/>
                <w:sz w:val="18"/>
                <w:szCs w:val="18"/>
                <w:lang w:val="en-US" w:eastAsia="en-US" w:bidi="ar-SA"/>
              </w:rPr>
            </w:pPr>
          </w:p>
        </w:tc>
        <w:tc>
          <w:tcPr>
            <w:tcW w:w="1500" w:type="dxa"/>
            <w:tcBorders>
              <w:top w:val="nil"/>
              <w:left w:val="nil"/>
              <w:bottom w:val="single" w:sz="4" w:space="0" w:color="auto"/>
              <w:right w:val="single" w:sz="4" w:space="0" w:color="auto"/>
            </w:tcBorders>
            <w:shd w:val="clear" w:color="auto" w:fill="auto"/>
            <w:noWrap/>
            <w:vAlign w:val="bottom"/>
            <w:hideMark/>
          </w:tcPr>
          <w:p w:rsidR="00AD7F2B" w:rsidRPr="00AD7F2B" w:rsidRDefault="00AD7F2B" w:rsidP="00AD7F2B">
            <w:pPr>
              <w:widowControl/>
              <w:suppressAutoHyphens w:val="0"/>
              <w:autoSpaceDN/>
              <w:spacing w:before="0" w:after="0"/>
              <w:textAlignment w:val="auto"/>
              <w:rPr>
                <w:rFonts w:ascii="Arial" w:eastAsia="Times New Roman" w:hAnsi="Arial" w:cs="Arial"/>
                <w:color w:val="000000"/>
                <w:kern w:val="0"/>
                <w:sz w:val="18"/>
                <w:szCs w:val="18"/>
                <w:lang w:val="en-US" w:eastAsia="en-US" w:bidi="ar-SA"/>
              </w:rPr>
            </w:pPr>
            <w:r w:rsidRPr="00AD7F2B">
              <w:rPr>
                <w:rFonts w:ascii="Arial" w:eastAsia="Times New Roman" w:hAnsi="Arial" w:cs="Arial"/>
                <w:color w:val="000000"/>
                <w:kern w:val="0"/>
                <w:sz w:val="18"/>
                <w:szCs w:val="18"/>
                <w:lang w:val="en-US" w:eastAsia="en-US" w:bidi="ar-SA"/>
              </w:rPr>
              <w:t>Flow Weighted</w:t>
            </w:r>
          </w:p>
        </w:tc>
        <w:tc>
          <w:tcPr>
            <w:tcW w:w="960" w:type="dxa"/>
            <w:tcBorders>
              <w:top w:val="nil"/>
              <w:left w:val="nil"/>
              <w:bottom w:val="single" w:sz="4" w:space="0" w:color="auto"/>
              <w:right w:val="single" w:sz="4" w:space="0" w:color="auto"/>
            </w:tcBorders>
            <w:shd w:val="clear" w:color="auto" w:fill="auto"/>
            <w:noWrap/>
            <w:vAlign w:val="bottom"/>
            <w:hideMark/>
          </w:tcPr>
          <w:p w:rsidR="00AD7F2B" w:rsidRPr="00AD7F2B" w:rsidRDefault="00AD7F2B" w:rsidP="00AD7F2B">
            <w:pPr>
              <w:widowControl/>
              <w:suppressAutoHyphens w:val="0"/>
              <w:autoSpaceDN/>
              <w:spacing w:before="0" w:after="0"/>
              <w:jc w:val="right"/>
              <w:textAlignment w:val="auto"/>
              <w:rPr>
                <w:rFonts w:ascii="Arial" w:eastAsia="Times New Roman" w:hAnsi="Arial" w:cs="Arial"/>
                <w:color w:val="000000"/>
                <w:kern w:val="0"/>
                <w:sz w:val="18"/>
                <w:szCs w:val="18"/>
                <w:lang w:val="en-US" w:eastAsia="en-US" w:bidi="ar-SA"/>
              </w:rPr>
            </w:pPr>
            <w:r w:rsidRPr="00AD7F2B">
              <w:rPr>
                <w:rFonts w:ascii="Arial" w:eastAsia="Times New Roman" w:hAnsi="Arial" w:cs="Arial"/>
                <w:color w:val="000000"/>
                <w:kern w:val="0"/>
                <w:sz w:val="18"/>
                <w:szCs w:val="18"/>
                <w:lang w:val="en-US" w:eastAsia="en-US" w:bidi="ar-SA"/>
              </w:rPr>
              <w:t>122</w:t>
            </w:r>
          </w:p>
        </w:tc>
        <w:tc>
          <w:tcPr>
            <w:tcW w:w="846" w:type="dxa"/>
            <w:tcBorders>
              <w:top w:val="nil"/>
              <w:left w:val="nil"/>
              <w:bottom w:val="single" w:sz="4" w:space="0" w:color="auto"/>
              <w:right w:val="single" w:sz="4" w:space="0" w:color="auto"/>
            </w:tcBorders>
            <w:shd w:val="clear" w:color="auto" w:fill="auto"/>
            <w:noWrap/>
            <w:vAlign w:val="bottom"/>
            <w:hideMark/>
          </w:tcPr>
          <w:p w:rsidR="00AD7F2B" w:rsidRPr="00AD7F2B" w:rsidRDefault="00AD7F2B" w:rsidP="00AD7F2B">
            <w:pPr>
              <w:widowControl/>
              <w:suppressAutoHyphens w:val="0"/>
              <w:autoSpaceDN/>
              <w:spacing w:before="0" w:after="0"/>
              <w:jc w:val="right"/>
              <w:textAlignment w:val="auto"/>
              <w:rPr>
                <w:rFonts w:ascii="Arial" w:eastAsia="Times New Roman" w:hAnsi="Arial" w:cs="Arial"/>
                <w:color w:val="000000"/>
                <w:kern w:val="0"/>
                <w:sz w:val="18"/>
                <w:szCs w:val="18"/>
                <w:lang w:val="en-US" w:eastAsia="en-US" w:bidi="ar-SA"/>
              </w:rPr>
            </w:pPr>
            <w:r w:rsidRPr="00AD7F2B">
              <w:rPr>
                <w:rFonts w:ascii="Arial" w:eastAsia="Times New Roman" w:hAnsi="Arial" w:cs="Arial"/>
                <w:color w:val="000000"/>
                <w:kern w:val="0"/>
                <w:sz w:val="18"/>
                <w:szCs w:val="18"/>
                <w:lang w:val="en-US" w:eastAsia="en-US" w:bidi="ar-SA"/>
              </w:rPr>
              <w:t>123</w:t>
            </w:r>
          </w:p>
        </w:tc>
        <w:tc>
          <w:tcPr>
            <w:tcW w:w="960" w:type="dxa"/>
            <w:tcBorders>
              <w:top w:val="nil"/>
              <w:left w:val="nil"/>
              <w:bottom w:val="single" w:sz="4" w:space="0" w:color="auto"/>
              <w:right w:val="single" w:sz="4" w:space="0" w:color="auto"/>
            </w:tcBorders>
            <w:shd w:val="clear" w:color="auto" w:fill="auto"/>
            <w:noWrap/>
            <w:vAlign w:val="bottom"/>
            <w:hideMark/>
          </w:tcPr>
          <w:p w:rsidR="00AD7F2B" w:rsidRPr="00AD7F2B" w:rsidRDefault="00AD7F2B" w:rsidP="00AD7F2B">
            <w:pPr>
              <w:widowControl/>
              <w:suppressAutoHyphens w:val="0"/>
              <w:autoSpaceDN/>
              <w:spacing w:before="0" w:after="0"/>
              <w:jc w:val="right"/>
              <w:textAlignment w:val="auto"/>
              <w:rPr>
                <w:rFonts w:ascii="Arial" w:eastAsia="Times New Roman" w:hAnsi="Arial" w:cs="Arial"/>
                <w:color w:val="000000"/>
                <w:kern w:val="0"/>
                <w:sz w:val="18"/>
                <w:szCs w:val="18"/>
                <w:lang w:val="en-US" w:eastAsia="en-US" w:bidi="ar-SA"/>
              </w:rPr>
            </w:pPr>
            <w:r w:rsidRPr="00AD7F2B">
              <w:rPr>
                <w:rFonts w:ascii="Arial" w:eastAsia="Times New Roman" w:hAnsi="Arial" w:cs="Arial"/>
                <w:color w:val="000000"/>
                <w:kern w:val="0"/>
                <w:sz w:val="18"/>
                <w:szCs w:val="18"/>
                <w:lang w:val="en-US" w:eastAsia="en-US" w:bidi="ar-SA"/>
              </w:rPr>
              <w:t>1</w:t>
            </w:r>
          </w:p>
        </w:tc>
        <w:tc>
          <w:tcPr>
            <w:tcW w:w="960" w:type="dxa"/>
            <w:tcBorders>
              <w:top w:val="nil"/>
              <w:left w:val="nil"/>
              <w:bottom w:val="single" w:sz="4" w:space="0" w:color="auto"/>
              <w:right w:val="single" w:sz="4" w:space="0" w:color="auto"/>
            </w:tcBorders>
            <w:shd w:val="clear" w:color="auto" w:fill="auto"/>
            <w:noWrap/>
            <w:vAlign w:val="bottom"/>
            <w:hideMark/>
          </w:tcPr>
          <w:p w:rsidR="00AD7F2B" w:rsidRPr="00AD7F2B" w:rsidRDefault="00AD7F2B" w:rsidP="00AD7F2B">
            <w:pPr>
              <w:widowControl/>
              <w:suppressAutoHyphens w:val="0"/>
              <w:autoSpaceDN/>
              <w:spacing w:before="0" w:after="0"/>
              <w:jc w:val="right"/>
              <w:textAlignment w:val="auto"/>
              <w:rPr>
                <w:rFonts w:ascii="Arial" w:eastAsia="Times New Roman" w:hAnsi="Arial" w:cs="Arial"/>
                <w:color w:val="000000"/>
                <w:kern w:val="0"/>
                <w:sz w:val="18"/>
                <w:szCs w:val="18"/>
                <w:lang w:val="en-US" w:eastAsia="en-US" w:bidi="ar-SA"/>
              </w:rPr>
            </w:pPr>
            <w:r w:rsidRPr="00AD7F2B">
              <w:rPr>
                <w:rFonts w:ascii="Arial" w:eastAsia="Times New Roman" w:hAnsi="Arial" w:cs="Arial"/>
                <w:color w:val="000000"/>
                <w:kern w:val="0"/>
                <w:sz w:val="18"/>
                <w:szCs w:val="18"/>
                <w:lang w:val="en-US" w:eastAsia="en-US" w:bidi="ar-SA"/>
              </w:rPr>
              <w:t>1%</w:t>
            </w:r>
          </w:p>
        </w:tc>
        <w:tc>
          <w:tcPr>
            <w:tcW w:w="960" w:type="dxa"/>
            <w:tcBorders>
              <w:top w:val="nil"/>
              <w:left w:val="nil"/>
              <w:bottom w:val="single" w:sz="4" w:space="0" w:color="auto"/>
              <w:right w:val="single" w:sz="4" w:space="0" w:color="auto"/>
            </w:tcBorders>
            <w:shd w:val="clear" w:color="auto" w:fill="auto"/>
            <w:noWrap/>
            <w:vAlign w:val="bottom"/>
            <w:hideMark/>
          </w:tcPr>
          <w:p w:rsidR="00AD7F2B" w:rsidRPr="00AD7F2B" w:rsidRDefault="00AD7F2B" w:rsidP="00AD7F2B">
            <w:pPr>
              <w:widowControl/>
              <w:suppressAutoHyphens w:val="0"/>
              <w:autoSpaceDN/>
              <w:spacing w:before="0" w:after="0"/>
              <w:jc w:val="right"/>
              <w:textAlignment w:val="auto"/>
              <w:rPr>
                <w:rFonts w:ascii="Arial" w:eastAsia="Times New Roman" w:hAnsi="Arial" w:cs="Arial"/>
                <w:color w:val="000000"/>
                <w:kern w:val="0"/>
                <w:sz w:val="18"/>
                <w:szCs w:val="18"/>
                <w:lang w:val="en-US" w:eastAsia="en-US" w:bidi="ar-SA"/>
              </w:rPr>
            </w:pPr>
            <w:r w:rsidRPr="00AD7F2B">
              <w:rPr>
                <w:rFonts w:ascii="Arial" w:eastAsia="Times New Roman" w:hAnsi="Arial" w:cs="Arial"/>
                <w:color w:val="000000"/>
                <w:kern w:val="0"/>
                <w:sz w:val="18"/>
                <w:szCs w:val="18"/>
                <w:lang w:val="en-US" w:eastAsia="en-US" w:bidi="ar-SA"/>
              </w:rPr>
              <w:t>0.76</w:t>
            </w:r>
          </w:p>
        </w:tc>
      </w:tr>
      <w:tr w:rsidR="00AD7F2B" w:rsidRPr="00AD7F2B" w:rsidTr="00AD7F2B">
        <w:trPr>
          <w:trHeight w:val="255"/>
          <w:jc w:val="center"/>
        </w:trPr>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AD7F2B" w:rsidRPr="00AD7F2B" w:rsidRDefault="00AD7F2B" w:rsidP="00AD7F2B">
            <w:pPr>
              <w:widowControl/>
              <w:suppressAutoHyphens w:val="0"/>
              <w:autoSpaceDN/>
              <w:spacing w:before="0" w:after="0"/>
              <w:jc w:val="center"/>
              <w:textAlignment w:val="auto"/>
              <w:rPr>
                <w:rFonts w:ascii="Arial" w:eastAsia="Times New Roman" w:hAnsi="Arial" w:cs="Arial"/>
                <w:b/>
                <w:color w:val="000000"/>
                <w:kern w:val="0"/>
                <w:sz w:val="18"/>
                <w:szCs w:val="18"/>
                <w:lang w:val="en-US" w:eastAsia="en-US" w:bidi="ar-SA"/>
              </w:rPr>
            </w:pPr>
            <w:proofErr w:type="spellStart"/>
            <w:r w:rsidRPr="00AD7F2B">
              <w:rPr>
                <w:rFonts w:ascii="Arial" w:eastAsia="Times New Roman" w:hAnsi="Arial" w:cs="Arial"/>
                <w:b/>
                <w:color w:val="000000"/>
                <w:kern w:val="0"/>
                <w:sz w:val="18"/>
                <w:szCs w:val="18"/>
                <w:lang w:val="en-US" w:eastAsia="en-US" w:bidi="ar-SA"/>
              </w:rPr>
              <w:t>Voltex</w:t>
            </w:r>
            <w:proofErr w:type="spellEnd"/>
            <w:r w:rsidRPr="00AD7F2B">
              <w:rPr>
                <w:rFonts w:ascii="Arial" w:eastAsia="Times New Roman" w:hAnsi="Arial" w:cs="Arial"/>
                <w:b/>
                <w:color w:val="000000"/>
                <w:kern w:val="0"/>
                <w:sz w:val="18"/>
                <w:szCs w:val="18"/>
                <w:lang w:val="en-US" w:eastAsia="en-US" w:bidi="ar-SA"/>
              </w:rPr>
              <w:t xml:space="preserve"> 80</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AD7F2B" w:rsidRPr="00AD7F2B" w:rsidRDefault="00AD7F2B" w:rsidP="00AD7F2B">
            <w:pPr>
              <w:widowControl/>
              <w:suppressAutoHyphens w:val="0"/>
              <w:autoSpaceDN/>
              <w:spacing w:before="0" w:after="0"/>
              <w:jc w:val="center"/>
              <w:textAlignment w:val="auto"/>
              <w:rPr>
                <w:rFonts w:ascii="Arial" w:eastAsia="Times New Roman" w:hAnsi="Arial" w:cs="Arial"/>
                <w:color w:val="000000"/>
                <w:kern w:val="0"/>
                <w:sz w:val="18"/>
                <w:szCs w:val="18"/>
                <w:lang w:val="en-US" w:eastAsia="en-US" w:bidi="ar-SA"/>
              </w:rPr>
            </w:pPr>
            <w:r w:rsidRPr="00AD7F2B">
              <w:rPr>
                <w:rFonts w:ascii="Arial" w:eastAsia="Times New Roman" w:hAnsi="Arial" w:cs="Arial"/>
                <w:color w:val="000000"/>
                <w:kern w:val="0"/>
                <w:sz w:val="18"/>
                <w:szCs w:val="18"/>
                <w:lang w:val="en-US" w:eastAsia="en-US" w:bidi="ar-SA"/>
              </w:rPr>
              <w:t>8</w:t>
            </w:r>
          </w:p>
        </w:tc>
        <w:tc>
          <w:tcPr>
            <w:tcW w:w="1500" w:type="dxa"/>
            <w:tcBorders>
              <w:top w:val="nil"/>
              <w:left w:val="nil"/>
              <w:bottom w:val="single" w:sz="4" w:space="0" w:color="auto"/>
              <w:right w:val="single" w:sz="4" w:space="0" w:color="auto"/>
            </w:tcBorders>
            <w:shd w:val="clear" w:color="auto" w:fill="auto"/>
            <w:noWrap/>
            <w:vAlign w:val="bottom"/>
            <w:hideMark/>
          </w:tcPr>
          <w:p w:rsidR="00AD7F2B" w:rsidRPr="00AD7F2B" w:rsidRDefault="00AD7F2B" w:rsidP="00AD7F2B">
            <w:pPr>
              <w:widowControl/>
              <w:suppressAutoHyphens w:val="0"/>
              <w:autoSpaceDN/>
              <w:spacing w:before="0" w:after="0"/>
              <w:textAlignment w:val="auto"/>
              <w:rPr>
                <w:rFonts w:ascii="Arial" w:eastAsia="Times New Roman" w:hAnsi="Arial" w:cs="Arial"/>
                <w:color w:val="000000"/>
                <w:kern w:val="0"/>
                <w:sz w:val="18"/>
                <w:szCs w:val="18"/>
                <w:lang w:val="en-US" w:eastAsia="en-US" w:bidi="ar-SA"/>
              </w:rPr>
            </w:pPr>
            <w:r w:rsidRPr="00AD7F2B">
              <w:rPr>
                <w:rFonts w:ascii="Arial" w:eastAsia="Times New Roman" w:hAnsi="Arial" w:cs="Arial"/>
                <w:color w:val="000000"/>
                <w:kern w:val="0"/>
                <w:sz w:val="18"/>
                <w:szCs w:val="18"/>
                <w:lang w:val="en-US" w:eastAsia="en-US" w:bidi="ar-SA"/>
              </w:rPr>
              <w:t>Simple</w:t>
            </w:r>
          </w:p>
        </w:tc>
        <w:tc>
          <w:tcPr>
            <w:tcW w:w="960" w:type="dxa"/>
            <w:tcBorders>
              <w:top w:val="nil"/>
              <w:left w:val="nil"/>
              <w:bottom w:val="single" w:sz="4" w:space="0" w:color="auto"/>
              <w:right w:val="single" w:sz="4" w:space="0" w:color="auto"/>
            </w:tcBorders>
            <w:shd w:val="clear" w:color="auto" w:fill="auto"/>
            <w:noWrap/>
            <w:vAlign w:val="bottom"/>
            <w:hideMark/>
          </w:tcPr>
          <w:p w:rsidR="00AD7F2B" w:rsidRPr="00AD7F2B" w:rsidRDefault="00AD7F2B" w:rsidP="00AD7F2B">
            <w:pPr>
              <w:widowControl/>
              <w:suppressAutoHyphens w:val="0"/>
              <w:autoSpaceDN/>
              <w:spacing w:before="0" w:after="0"/>
              <w:jc w:val="right"/>
              <w:textAlignment w:val="auto"/>
              <w:rPr>
                <w:rFonts w:ascii="Arial" w:eastAsia="Times New Roman" w:hAnsi="Arial" w:cs="Arial"/>
                <w:color w:val="000000"/>
                <w:kern w:val="0"/>
                <w:sz w:val="18"/>
                <w:szCs w:val="18"/>
                <w:lang w:val="en-US" w:eastAsia="en-US" w:bidi="ar-SA"/>
              </w:rPr>
            </w:pPr>
            <w:r w:rsidRPr="00AD7F2B">
              <w:rPr>
                <w:rFonts w:ascii="Arial" w:eastAsia="Times New Roman" w:hAnsi="Arial" w:cs="Arial"/>
                <w:color w:val="000000"/>
                <w:kern w:val="0"/>
                <w:sz w:val="18"/>
                <w:szCs w:val="18"/>
                <w:lang w:val="en-US" w:eastAsia="en-US" w:bidi="ar-SA"/>
              </w:rPr>
              <w:t>159</w:t>
            </w:r>
          </w:p>
        </w:tc>
        <w:tc>
          <w:tcPr>
            <w:tcW w:w="846" w:type="dxa"/>
            <w:tcBorders>
              <w:top w:val="nil"/>
              <w:left w:val="nil"/>
              <w:bottom w:val="single" w:sz="4" w:space="0" w:color="auto"/>
              <w:right w:val="single" w:sz="4" w:space="0" w:color="auto"/>
            </w:tcBorders>
            <w:shd w:val="clear" w:color="auto" w:fill="auto"/>
            <w:noWrap/>
            <w:vAlign w:val="bottom"/>
            <w:hideMark/>
          </w:tcPr>
          <w:p w:rsidR="00AD7F2B" w:rsidRPr="00AD7F2B" w:rsidRDefault="00AD7F2B" w:rsidP="00AD7F2B">
            <w:pPr>
              <w:widowControl/>
              <w:suppressAutoHyphens w:val="0"/>
              <w:autoSpaceDN/>
              <w:spacing w:before="0" w:after="0"/>
              <w:jc w:val="right"/>
              <w:textAlignment w:val="auto"/>
              <w:rPr>
                <w:rFonts w:ascii="Arial" w:eastAsia="Times New Roman" w:hAnsi="Arial" w:cs="Arial"/>
                <w:color w:val="000000"/>
                <w:kern w:val="0"/>
                <w:sz w:val="18"/>
                <w:szCs w:val="18"/>
                <w:lang w:val="en-US" w:eastAsia="en-US" w:bidi="ar-SA"/>
              </w:rPr>
            </w:pPr>
            <w:r w:rsidRPr="00AD7F2B">
              <w:rPr>
                <w:rFonts w:ascii="Arial" w:eastAsia="Times New Roman" w:hAnsi="Arial" w:cs="Arial"/>
                <w:color w:val="000000"/>
                <w:kern w:val="0"/>
                <w:sz w:val="18"/>
                <w:szCs w:val="18"/>
                <w:lang w:val="en-US" w:eastAsia="en-US" w:bidi="ar-SA"/>
              </w:rPr>
              <w:t>143</w:t>
            </w:r>
          </w:p>
        </w:tc>
        <w:tc>
          <w:tcPr>
            <w:tcW w:w="960" w:type="dxa"/>
            <w:tcBorders>
              <w:top w:val="nil"/>
              <w:left w:val="nil"/>
              <w:bottom w:val="single" w:sz="4" w:space="0" w:color="auto"/>
              <w:right w:val="single" w:sz="4" w:space="0" w:color="auto"/>
            </w:tcBorders>
            <w:shd w:val="clear" w:color="auto" w:fill="auto"/>
            <w:noWrap/>
            <w:vAlign w:val="bottom"/>
            <w:hideMark/>
          </w:tcPr>
          <w:p w:rsidR="00AD7F2B" w:rsidRPr="00AD7F2B" w:rsidRDefault="00AD7F2B" w:rsidP="00AD7F2B">
            <w:pPr>
              <w:widowControl/>
              <w:suppressAutoHyphens w:val="0"/>
              <w:autoSpaceDN/>
              <w:spacing w:before="0" w:after="0"/>
              <w:jc w:val="right"/>
              <w:textAlignment w:val="auto"/>
              <w:rPr>
                <w:rFonts w:ascii="Arial" w:eastAsia="Times New Roman" w:hAnsi="Arial" w:cs="Arial"/>
                <w:color w:val="000000"/>
                <w:kern w:val="0"/>
                <w:sz w:val="18"/>
                <w:szCs w:val="18"/>
                <w:lang w:val="en-US" w:eastAsia="en-US" w:bidi="ar-SA"/>
              </w:rPr>
            </w:pPr>
            <w:r w:rsidRPr="00AD7F2B">
              <w:rPr>
                <w:rFonts w:ascii="Arial" w:eastAsia="Times New Roman" w:hAnsi="Arial" w:cs="Arial"/>
                <w:color w:val="000000"/>
                <w:kern w:val="0"/>
                <w:sz w:val="18"/>
                <w:szCs w:val="18"/>
                <w:lang w:val="en-US" w:eastAsia="en-US" w:bidi="ar-SA"/>
              </w:rPr>
              <w:t>-16</w:t>
            </w:r>
          </w:p>
        </w:tc>
        <w:tc>
          <w:tcPr>
            <w:tcW w:w="960" w:type="dxa"/>
            <w:tcBorders>
              <w:top w:val="nil"/>
              <w:left w:val="nil"/>
              <w:bottom w:val="single" w:sz="4" w:space="0" w:color="auto"/>
              <w:right w:val="single" w:sz="4" w:space="0" w:color="auto"/>
            </w:tcBorders>
            <w:shd w:val="clear" w:color="auto" w:fill="auto"/>
            <w:noWrap/>
            <w:vAlign w:val="bottom"/>
            <w:hideMark/>
          </w:tcPr>
          <w:p w:rsidR="00AD7F2B" w:rsidRPr="00AD7F2B" w:rsidRDefault="00AD7F2B" w:rsidP="00AD7F2B">
            <w:pPr>
              <w:widowControl/>
              <w:suppressAutoHyphens w:val="0"/>
              <w:autoSpaceDN/>
              <w:spacing w:before="0" w:after="0"/>
              <w:jc w:val="right"/>
              <w:textAlignment w:val="auto"/>
              <w:rPr>
                <w:rFonts w:ascii="Arial" w:eastAsia="Times New Roman" w:hAnsi="Arial" w:cs="Arial"/>
                <w:color w:val="000000"/>
                <w:kern w:val="0"/>
                <w:sz w:val="18"/>
                <w:szCs w:val="18"/>
                <w:lang w:val="en-US" w:eastAsia="en-US" w:bidi="ar-SA"/>
              </w:rPr>
            </w:pPr>
            <w:r w:rsidRPr="00AD7F2B">
              <w:rPr>
                <w:rFonts w:ascii="Arial" w:eastAsia="Times New Roman" w:hAnsi="Arial" w:cs="Arial"/>
                <w:color w:val="000000"/>
                <w:kern w:val="0"/>
                <w:sz w:val="18"/>
                <w:szCs w:val="18"/>
                <w:lang w:val="en-US" w:eastAsia="en-US" w:bidi="ar-SA"/>
              </w:rPr>
              <w:t>-10%</w:t>
            </w:r>
          </w:p>
        </w:tc>
        <w:tc>
          <w:tcPr>
            <w:tcW w:w="960" w:type="dxa"/>
            <w:tcBorders>
              <w:top w:val="nil"/>
              <w:left w:val="nil"/>
              <w:bottom w:val="single" w:sz="4" w:space="0" w:color="auto"/>
              <w:right w:val="single" w:sz="4" w:space="0" w:color="auto"/>
            </w:tcBorders>
            <w:shd w:val="clear" w:color="auto" w:fill="auto"/>
            <w:noWrap/>
            <w:vAlign w:val="bottom"/>
            <w:hideMark/>
          </w:tcPr>
          <w:p w:rsidR="00AD7F2B" w:rsidRPr="00AD7F2B" w:rsidRDefault="00AD7F2B" w:rsidP="00AD7F2B">
            <w:pPr>
              <w:widowControl/>
              <w:suppressAutoHyphens w:val="0"/>
              <w:autoSpaceDN/>
              <w:spacing w:before="0" w:after="0"/>
              <w:jc w:val="right"/>
              <w:textAlignment w:val="auto"/>
              <w:rPr>
                <w:rFonts w:ascii="Arial" w:eastAsia="Times New Roman" w:hAnsi="Arial" w:cs="Arial"/>
                <w:color w:val="000000"/>
                <w:kern w:val="0"/>
                <w:sz w:val="18"/>
                <w:szCs w:val="18"/>
                <w:lang w:val="en-US" w:eastAsia="en-US" w:bidi="ar-SA"/>
              </w:rPr>
            </w:pPr>
            <w:r w:rsidRPr="00AD7F2B">
              <w:rPr>
                <w:rFonts w:ascii="Arial" w:eastAsia="Times New Roman" w:hAnsi="Arial" w:cs="Arial"/>
                <w:color w:val="000000"/>
                <w:kern w:val="0"/>
                <w:sz w:val="18"/>
                <w:szCs w:val="18"/>
                <w:lang w:val="en-US" w:eastAsia="en-US" w:bidi="ar-SA"/>
              </w:rPr>
              <w:t>0.82</w:t>
            </w:r>
          </w:p>
        </w:tc>
      </w:tr>
      <w:tr w:rsidR="00AD7F2B" w:rsidRPr="00AD7F2B" w:rsidTr="00AD7F2B">
        <w:trPr>
          <w:trHeight w:val="255"/>
          <w:jc w:val="center"/>
        </w:trPr>
        <w:tc>
          <w:tcPr>
            <w:tcW w:w="960" w:type="dxa"/>
            <w:vMerge/>
            <w:tcBorders>
              <w:top w:val="nil"/>
              <w:left w:val="single" w:sz="4" w:space="0" w:color="auto"/>
              <w:bottom w:val="single" w:sz="4" w:space="0" w:color="auto"/>
              <w:right w:val="single" w:sz="4" w:space="0" w:color="auto"/>
            </w:tcBorders>
            <w:vAlign w:val="center"/>
            <w:hideMark/>
          </w:tcPr>
          <w:p w:rsidR="00AD7F2B" w:rsidRPr="00AD7F2B" w:rsidRDefault="00AD7F2B" w:rsidP="00AD7F2B">
            <w:pPr>
              <w:widowControl/>
              <w:suppressAutoHyphens w:val="0"/>
              <w:autoSpaceDN/>
              <w:spacing w:before="0" w:after="0"/>
              <w:textAlignment w:val="auto"/>
              <w:rPr>
                <w:rFonts w:ascii="Arial" w:eastAsia="Times New Roman" w:hAnsi="Arial" w:cs="Arial"/>
                <w:b/>
                <w:color w:val="000000"/>
                <w:kern w:val="0"/>
                <w:sz w:val="18"/>
                <w:szCs w:val="18"/>
                <w:lang w:val="en-US" w:eastAsia="en-US" w:bidi="ar-SA"/>
              </w:rPr>
            </w:pPr>
          </w:p>
        </w:tc>
        <w:tc>
          <w:tcPr>
            <w:tcW w:w="960" w:type="dxa"/>
            <w:vMerge/>
            <w:tcBorders>
              <w:top w:val="nil"/>
              <w:left w:val="single" w:sz="4" w:space="0" w:color="auto"/>
              <w:bottom w:val="single" w:sz="4" w:space="0" w:color="auto"/>
              <w:right w:val="single" w:sz="4" w:space="0" w:color="auto"/>
            </w:tcBorders>
            <w:vAlign w:val="center"/>
            <w:hideMark/>
          </w:tcPr>
          <w:p w:rsidR="00AD7F2B" w:rsidRPr="00AD7F2B" w:rsidRDefault="00AD7F2B" w:rsidP="00AD7F2B">
            <w:pPr>
              <w:widowControl/>
              <w:suppressAutoHyphens w:val="0"/>
              <w:autoSpaceDN/>
              <w:spacing w:before="0" w:after="0"/>
              <w:textAlignment w:val="auto"/>
              <w:rPr>
                <w:rFonts w:ascii="Arial" w:eastAsia="Times New Roman" w:hAnsi="Arial" w:cs="Arial"/>
                <w:color w:val="000000"/>
                <w:kern w:val="0"/>
                <w:sz w:val="18"/>
                <w:szCs w:val="18"/>
                <w:lang w:val="en-US" w:eastAsia="en-US" w:bidi="ar-SA"/>
              </w:rPr>
            </w:pPr>
          </w:p>
        </w:tc>
        <w:tc>
          <w:tcPr>
            <w:tcW w:w="1500" w:type="dxa"/>
            <w:tcBorders>
              <w:top w:val="nil"/>
              <w:left w:val="nil"/>
              <w:bottom w:val="single" w:sz="4" w:space="0" w:color="auto"/>
              <w:right w:val="single" w:sz="4" w:space="0" w:color="auto"/>
            </w:tcBorders>
            <w:shd w:val="clear" w:color="auto" w:fill="auto"/>
            <w:noWrap/>
            <w:vAlign w:val="bottom"/>
            <w:hideMark/>
          </w:tcPr>
          <w:p w:rsidR="00AD7F2B" w:rsidRPr="00AD7F2B" w:rsidRDefault="00AD7F2B" w:rsidP="00AD7F2B">
            <w:pPr>
              <w:widowControl/>
              <w:suppressAutoHyphens w:val="0"/>
              <w:autoSpaceDN/>
              <w:spacing w:before="0" w:after="0"/>
              <w:textAlignment w:val="auto"/>
              <w:rPr>
                <w:rFonts w:ascii="Arial" w:eastAsia="Times New Roman" w:hAnsi="Arial" w:cs="Arial"/>
                <w:color w:val="000000"/>
                <w:kern w:val="0"/>
                <w:sz w:val="18"/>
                <w:szCs w:val="18"/>
                <w:lang w:val="en-US" w:eastAsia="en-US" w:bidi="ar-SA"/>
              </w:rPr>
            </w:pPr>
            <w:r w:rsidRPr="00AD7F2B">
              <w:rPr>
                <w:rFonts w:ascii="Arial" w:eastAsia="Times New Roman" w:hAnsi="Arial" w:cs="Arial"/>
                <w:color w:val="000000"/>
                <w:kern w:val="0"/>
                <w:sz w:val="18"/>
                <w:szCs w:val="18"/>
                <w:lang w:val="en-US" w:eastAsia="en-US" w:bidi="ar-SA"/>
              </w:rPr>
              <w:t>Flow Weighted</w:t>
            </w:r>
          </w:p>
        </w:tc>
        <w:tc>
          <w:tcPr>
            <w:tcW w:w="960" w:type="dxa"/>
            <w:tcBorders>
              <w:top w:val="nil"/>
              <w:left w:val="nil"/>
              <w:bottom w:val="single" w:sz="4" w:space="0" w:color="auto"/>
              <w:right w:val="single" w:sz="4" w:space="0" w:color="auto"/>
            </w:tcBorders>
            <w:shd w:val="clear" w:color="auto" w:fill="auto"/>
            <w:noWrap/>
            <w:vAlign w:val="bottom"/>
            <w:hideMark/>
          </w:tcPr>
          <w:p w:rsidR="00AD7F2B" w:rsidRPr="00AD7F2B" w:rsidRDefault="00AD7F2B" w:rsidP="00AD7F2B">
            <w:pPr>
              <w:widowControl/>
              <w:suppressAutoHyphens w:val="0"/>
              <w:autoSpaceDN/>
              <w:spacing w:before="0" w:after="0"/>
              <w:jc w:val="right"/>
              <w:textAlignment w:val="auto"/>
              <w:rPr>
                <w:rFonts w:ascii="Arial" w:eastAsia="Times New Roman" w:hAnsi="Arial" w:cs="Arial"/>
                <w:color w:val="000000"/>
                <w:kern w:val="0"/>
                <w:sz w:val="18"/>
                <w:szCs w:val="18"/>
                <w:lang w:val="en-US" w:eastAsia="en-US" w:bidi="ar-SA"/>
              </w:rPr>
            </w:pPr>
            <w:r w:rsidRPr="00AD7F2B">
              <w:rPr>
                <w:rFonts w:ascii="Arial" w:eastAsia="Times New Roman" w:hAnsi="Arial" w:cs="Arial"/>
                <w:color w:val="000000"/>
                <w:kern w:val="0"/>
                <w:sz w:val="18"/>
                <w:szCs w:val="18"/>
                <w:lang w:val="en-US" w:eastAsia="en-US" w:bidi="ar-SA"/>
              </w:rPr>
              <w:t>187</w:t>
            </w:r>
          </w:p>
        </w:tc>
        <w:tc>
          <w:tcPr>
            <w:tcW w:w="846" w:type="dxa"/>
            <w:tcBorders>
              <w:top w:val="nil"/>
              <w:left w:val="nil"/>
              <w:bottom w:val="single" w:sz="4" w:space="0" w:color="auto"/>
              <w:right w:val="single" w:sz="4" w:space="0" w:color="auto"/>
            </w:tcBorders>
            <w:shd w:val="clear" w:color="auto" w:fill="auto"/>
            <w:noWrap/>
            <w:vAlign w:val="bottom"/>
            <w:hideMark/>
          </w:tcPr>
          <w:p w:rsidR="00AD7F2B" w:rsidRPr="00AD7F2B" w:rsidRDefault="00AD7F2B" w:rsidP="00AD7F2B">
            <w:pPr>
              <w:widowControl/>
              <w:suppressAutoHyphens w:val="0"/>
              <w:autoSpaceDN/>
              <w:spacing w:before="0" w:after="0"/>
              <w:jc w:val="right"/>
              <w:textAlignment w:val="auto"/>
              <w:rPr>
                <w:rFonts w:ascii="Arial" w:eastAsia="Times New Roman" w:hAnsi="Arial" w:cs="Arial"/>
                <w:color w:val="000000"/>
                <w:kern w:val="0"/>
                <w:sz w:val="18"/>
                <w:szCs w:val="18"/>
                <w:lang w:val="en-US" w:eastAsia="en-US" w:bidi="ar-SA"/>
              </w:rPr>
            </w:pPr>
            <w:r w:rsidRPr="00AD7F2B">
              <w:rPr>
                <w:rFonts w:ascii="Arial" w:eastAsia="Times New Roman" w:hAnsi="Arial" w:cs="Arial"/>
                <w:color w:val="000000"/>
                <w:kern w:val="0"/>
                <w:sz w:val="18"/>
                <w:szCs w:val="18"/>
                <w:lang w:val="en-US" w:eastAsia="en-US" w:bidi="ar-SA"/>
              </w:rPr>
              <w:t>159</w:t>
            </w:r>
          </w:p>
        </w:tc>
        <w:tc>
          <w:tcPr>
            <w:tcW w:w="960" w:type="dxa"/>
            <w:tcBorders>
              <w:top w:val="nil"/>
              <w:left w:val="nil"/>
              <w:bottom w:val="single" w:sz="4" w:space="0" w:color="auto"/>
              <w:right w:val="single" w:sz="4" w:space="0" w:color="auto"/>
            </w:tcBorders>
            <w:shd w:val="clear" w:color="auto" w:fill="auto"/>
            <w:noWrap/>
            <w:vAlign w:val="bottom"/>
            <w:hideMark/>
          </w:tcPr>
          <w:p w:rsidR="00AD7F2B" w:rsidRPr="00AD7F2B" w:rsidRDefault="00AD7F2B" w:rsidP="00AD7F2B">
            <w:pPr>
              <w:widowControl/>
              <w:suppressAutoHyphens w:val="0"/>
              <w:autoSpaceDN/>
              <w:spacing w:before="0" w:after="0"/>
              <w:jc w:val="right"/>
              <w:textAlignment w:val="auto"/>
              <w:rPr>
                <w:rFonts w:ascii="Arial" w:eastAsia="Times New Roman" w:hAnsi="Arial" w:cs="Arial"/>
                <w:color w:val="000000"/>
                <w:kern w:val="0"/>
                <w:sz w:val="18"/>
                <w:szCs w:val="18"/>
                <w:lang w:val="en-US" w:eastAsia="en-US" w:bidi="ar-SA"/>
              </w:rPr>
            </w:pPr>
            <w:r w:rsidRPr="00AD7F2B">
              <w:rPr>
                <w:rFonts w:ascii="Arial" w:eastAsia="Times New Roman" w:hAnsi="Arial" w:cs="Arial"/>
                <w:color w:val="000000"/>
                <w:kern w:val="0"/>
                <w:sz w:val="18"/>
                <w:szCs w:val="18"/>
                <w:lang w:val="en-US" w:eastAsia="en-US" w:bidi="ar-SA"/>
              </w:rPr>
              <w:t>-28</w:t>
            </w:r>
          </w:p>
        </w:tc>
        <w:tc>
          <w:tcPr>
            <w:tcW w:w="960" w:type="dxa"/>
            <w:tcBorders>
              <w:top w:val="nil"/>
              <w:left w:val="nil"/>
              <w:bottom w:val="single" w:sz="4" w:space="0" w:color="auto"/>
              <w:right w:val="single" w:sz="4" w:space="0" w:color="auto"/>
            </w:tcBorders>
            <w:shd w:val="clear" w:color="auto" w:fill="auto"/>
            <w:noWrap/>
            <w:vAlign w:val="bottom"/>
            <w:hideMark/>
          </w:tcPr>
          <w:p w:rsidR="00AD7F2B" w:rsidRPr="00AD7F2B" w:rsidRDefault="00AD7F2B" w:rsidP="00AD7F2B">
            <w:pPr>
              <w:widowControl/>
              <w:suppressAutoHyphens w:val="0"/>
              <w:autoSpaceDN/>
              <w:spacing w:before="0" w:after="0"/>
              <w:jc w:val="right"/>
              <w:textAlignment w:val="auto"/>
              <w:rPr>
                <w:rFonts w:ascii="Arial" w:eastAsia="Times New Roman" w:hAnsi="Arial" w:cs="Arial"/>
                <w:color w:val="000000"/>
                <w:kern w:val="0"/>
                <w:sz w:val="18"/>
                <w:szCs w:val="18"/>
                <w:lang w:val="en-US" w:eastAsia="en-US" w:bidi="ar-SA"/>
              </w:rPr>
            </w:pPr>
            <w:r w:rsidRPr="00AD7F2B">
              <w:rPr>
                <w:rFonts w:ascii="Arial" w:eastAsia="Times New Roman" w:hAnsi="Arial" w:cs="Arial"/>
                <w:color w:val="000000"/>
                <w:kern w:val="0"/>
                <w:sz w:val="18"/>
                <w:szCs w:val="18"/>
                <w:lang w:val="en-US" w:eastAsia="en-US" w:bidi="ar-SA"/>
              </w:rPr>
              <w:t>-15%</w:t>
            </w:r>
          </w:p>
        </w:tc>
        <w:tc>
          <w:tcPr>
            <w:tcW w:w="960" w:type="dxa"/>
            <w:tcBorders>
              <w:top w:val="nil"/>
              <w:left w:val="nil"/>
              <w:bottom w:val="single" w:sz="4" w:space="0" w:color="auto"/>
              <w:right w:val="single" w:sz="4" w:space="0" w:color="auto"/>
            </w:tcBorders>
            <w:shd w:val="clear" w:color="auto" w:fill="auto"/>
            <w:noWrap/>
            <w:vAlign w:val="bottom"/>
            <w:hideMark/>
          </w:tcPr>
          <w:p w:rsidR="00AD7F2B" w:rsidRPr="00AD7F2B" w:rsidRDefault="00AD7F2B" w:rsidP="00AD7F2B">
            <w:pPr>
              <w:widowControl/>
              <w:suppressAutoHyphens w:val="0"/>
              <w:autoSpaceDN/>
              <w:spacing w:before="0" w:after="0"/>
              <w:jc w:val="right"/>
              <w:textAlignment w:val="auto"/>
              <w:rPr>
                <w:rFonts w:ascii="Arial" w:eastAsia="Times New Roman" w:hAnsi="Arial" w:cs="Arial"/>
                <w:color w:val="000000"/>
                <w:kern w:val="0"/>
                <w:sz w:val="18"/>
                <w:szCs w:val="18"/>
                <w:lang w:val="en-US" w:eastAsia="en-US" w:bidi="ar-SA"/>
              </w:rPr>
            </w:pPr>
            <w:r w:rsidRPr="00AD7F2B">
              <w:rPr>
                <w:rFonts w:ascii="Arial" w:eastAsia="Times New Roman" w:hAnsi="Arial" w:cs="Arial"/>
                <w:color w:val="000000"/>
                <w:kern w:val="0"/>
                <w:sz w:val="18"/>
                <w:szCs w:val="18"/>
                <w:lang w:val="en-US" w:eastAsia="en-US" w:bidi="ar-SA"/>
              </w:rPr>
              <w:t>0.85</w:t>
            </w:r>
          </w:p>
        </w:tc>
      </w:tr>
      <w:tr w:rsidR="00AD7F2B" w:rsidRPr="00AD7F2B" w:rsidTr="00AD7F2B">
        <w:trPr>
          <w:trHeight w:val="255"/>
          <w:jc w:val="center"/>
        </w:trPr>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AD7F2B" w:rsidRPr="00AD7F2B" w:rsidRDefault="00AD7F2B" w:rsidP="00AD7F2B">
            <w:pPr>
              <w:widowControl/>
              <w:suppressAutoHyphens w:val="0"/>
              <w:autoSpaceDN/>
              <w:spacing w:before="0" w:after="0"/>
              <w:jc w:val="center"/>
              <w:textAlignment w:val="auto"/>
              <w:rPr>
                <w:rFonts w:ascii="Arial" w:eastAsia="Times New Roman" w:hAnsi="Arial" w:cs="Arial"/>
                <w:b/>
                <w:color w:val="000000"/>
                <w:kern w:val="0"/>
                <w:sz w:val="18"/>
                <w:szCs w:val="18"/>
                <w:lang w:val="en-US" w:eastAsia="en-US" w:bidi="ar-SA"/>
              </w:rPr>
            </w:pPr>
            <w:r w:rsidRPr="00AD7F2B">
              <w:rPr>
                <w:rFonts w:ascii="Arial" w:eastAsia="Times New Roman" w:hAnsi="Arial" w:cs="Arial"/>
                <w:b/>
                <w:color w:val="000000"/>
                <w:kern w:val="0"/>
                <w:sz w:val="18"/>
                <w:szCs w:val="18"/>
                <w:lang w:val="en-US" w:eastAsia="en-US" w:bidi="ar-SA"/>
              </w:rPr>
              <w:t>ATI66</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AD7F2B" w:rsidRPr="00AD7F2B" w:rsidRDefault="00AD7F2B" w:rsidP="00AD7F2B">
            <w:pPr>
              <w:widowControl/>
              <w:suppressAutoHyphens w:val="0"/>
              <w:autoSpaceDN/>
              <w:spacing w:before="0" w:after="0"/>
              <w:jc w:val="center"/>
              <w:textAlignment w:val="auto"/>
              <w:rPr>
                <w:rFonts w:ascii="Arial" w:eastAsia="Times New Roman" w:hAnsi="Arial" w:cs="Arial"/>
                <w:color w:val="000000"/>
                <w:kern w:val="0"/>
                <w:sz w:val="18"/>
                <w:szCs w:val="18"/>
                <w:lang w:val="en-US" w:eastAsia="en-US" w:bidi="ar-SA"/>
              </w:rPr>
            </w:pPr>
            <w:r w:rsidRPr="00AD7F2B">
              <w:rPr>
                <w:rFonts w:ascii="Arial" w:eastAsia="Times New Roman" w:hAnsi="Arial" w:cs="Arial"/>
                <w:color w:val="000000"/>
                <w:kern w:val="0"/>
                <w:sz w:val="18"/>
                <w:szCs w:val="18"/>
                <w:lang w:val="en-US" w:eastAsia="en-US" w:bidi="ar-SA"/>
              </w:rPr>
              <w:t>19</w:t>
            </w:r>
          </w:p>
        </w:tc>
        <w:tc>
          <w:tcPr>
            <w:tcW w:w="1500" w:type="dxa"/>
            <w:tcBorders>
              <w:top w:val="nil"/>
              <w:left w:val="nil"/>
              <w:bottom w:val="single" w:sz="4" w:space="0" w:color="auto"/>
              <w:right w:val="single" w:sz="4" w:space="0" w:color="auto"/>
            </w:tcBorders>
            <w:shd w:val="clear" w:color="auto" w:fill="auto"/>
            <w:noWrap/>
            <w:vAlign w:val="bottom"/>
            <w:hideMark/>
          </w:tcPr>
          <w:p w:rsidR="00AD7F2B" w:rsidRPr="00AD7F2B" w:rsidRDefault="00AD7F2B" w:rsidP="00AD7F2B">
            <w:pPr>
              <w:widowControl/>
              <w:suppressAutoHyphens w:val="0"/>
              <w:autoSpaceDN/>
              <w:spacing w:before="0" w:after="0"/>
              <w:textAlignment w:val="auto"/>
              <w:rPr>
                <w:rFonts w:ascii="Arial" w:eastAsia="Times New Roman" w:hAnsi="Arial" w:cs="Arial"/>
                <w:color w:val="000000"/>
                <w:kern w:val="0"/>
                <w:sz w:val="18"/>
                <w:szCs w:val="18"/>
                <w:lang w:val="en-US" w:eastAsia="en-US" w:bidi="ar-SA"/>
              </w:rPr>
            </w:pPr>
            <w:r w:rsidRPr="00AD7F2B">
              <w:rPr>
                <w:rFonts w:ascii="Arial" w:eastAsia="Times New Roman" w:hAnsi="Arial" w:cs="Arial"/>
                <w:color w:val="000000"/>
                <w:kern w:val="0"/>
                <w:sz w:val="18"/>
                <w:szCs w:val="18"/>
                <w:lang w:val="en-US" w:eastAsia="en-US" w:bidi="ar-SA"/>
              </w:rPr>
              <w:t>Simple</w:t>
            </w:r>
          </w:p>
        </w:tc>
        <w:tc>
          <w:tcPr>
            <w:tcW w:w="960" w:type="dxa"/>
            <w:tcBorders>
              <w:top w:val="nil"/>
              <w:left w:val="nil"/>
              <w:bottom w:val="single" w:sz="4" w:space="0" w:color="auto"/>
              <w:right w:val="single" w:sz="4" w:space="0" w:color="auto"/>
            </w:tcBorders>
            <w:shd w:val="clear" w:color="auto" w:fill="auto"/>
            <w:noWrap/>
            <w:vAlign w:val="bottom"/>
            <w:hideMark/>
          </w:tcPr>
          <w:p w:rsidR="00AD7F2B" w:rsidRPr="00AD7F2B" w:rsidRDefault="00AD7F2B" w:rsidP="00AD7F2B">
            <w:pPr>
              <w:widowControl/>
              <w:suppressAutoHyphens w:val="0"/>
              <w:autoSpaceDN/>
              <w:spacing w:before="0" w:after="0"/>
              <w:jc w:val="right"/>
              <w:textAlignment w:val="auto"/>
              <w:rPr>
                <w:rFonts w:ascii="Arial" w:eastAsia="Times New Roman" w:hAnsi="Arial" w:cs="Arial"/>
                <w:color w:val="000000"/>
                <w:kern w:val="0"/>
                <w:sz w:val="18"/>
                <w:szCs w:val="18"/>
                <w:lang w:val="en-US" w:eastAsia="en-US" w:bidi="ar-SA"/>
              </w:rPr>
            </w:pPr>
            <w:r w:rsidRPr="00AD7F2B">
              <w:rPr>
                <w:rFonts w:ascii="Arial" w:eastAsia="Times New Roman" w:hAnsi="Arial" w:cs="Arial"/>
                <w:color w:val="000000"/>
                <w:kern w:val="0"/>
                <w:sz w:val="18"/>
                <w:szCs w:val="18"/>
                <w:lang w:val="en-US" w:eastAsia="en-US" w:bidi="ar-SA"/>
              </w:rPr>
              <w:t>159</w:t>
            </w:r>
          </w:p>
        </w:tc>
        <w:tc>
          <w:tcPr>
            <w:tcW w:w="846" w:type="dxa"/>
            <w:tcBorders>
              <w:top w:val="nil"/>
              <w:left w:val="nil"/>
              <w:bottom w:val="single" w:sz="4" w:space="0" w:color="auto"/>
              <w:right w:val="single" w:sz="4" w:space="0" w:color="auto"/>
            </w:tcBorders>
            <w:shd w:val="clear" w:color="auto" w:fill="auto"/>
            <w:noWrap/>
            <w:vAlign w:val="bottom"/>
            <w:hideMark/>
          </w:tcPr>
          <w:p w:rsidR="00AD7F2B" w:rsidRPr="00AD7F2B" w:rsidRDefault="00AD7F2B" w:rsidP="00AD7F2B">
            <w:pPr>
              <w:widowControl/>
              <w:suppressAutoHyphens w:val="0"/>
              <w:autoSpaceDN/>
              <w:spacing w:before="0" w:after="0"/>
              <w:jc w:val="right"/>
              <w:textAlignment w:val="auto"/>
              <w:rPr>
                <w:rFonts w:ascii="Arial" w:eastAsia="Times New Roman" w:hAnsi="Arial" w:cs="Arial"/>
                <w:color w:val="000000"/>
                <w:kern w:val="0"/>
                <w:sz w:val="18"/>
                <w:szCs w:val="18"/>
                <w:lang w:val="en-US" w:eastAsia="en-US" w:bidi="ar-SA"/>
              </w:rPr>
            </w:pPr>
            <w:r w:rsidRPr="00AD7F2B">
              <w:rPr>
                <w:rFonts w:ascii="Arial" w:eastAsia="Times New Roman" w:hAnsi="Arial" w:cs="Arial"/>
                <w:color w:val="000000"/>
                <w:kern w:val="0"/>
                <w:sz w:val="18"/>
                <w:szCs w:val="18"/>
                <w:lang w:val="en-US" w:eastAsia="en-US" w:bidi="ar-SA"/>
              </w:rPr>
              <w:t>156</w:t>
            </w:r>
          </w:p>
        </w:tc>
        <w:tc>
          <w:tcPr>
            <w:tcW w:w="960" w:type="dxa"/>
            <w:tcBorders>
              <w:top w:val="nil"/>
              <w:left w:val="nil"/>
              <w:bottom w:val="single" w:sz="4" w:space="0" w:color="auto"/>
              <w:right w:val="single" w:sz="4" w:space="0" w:color="auto"/>
            </w:tcBorders>
            <w:shd w:val="clear" w:color="auto" w:fill="auto"/>
            <w:noWrap/>
            <w:vAlign w:val="bottom"/>
            <w:hideMark/>
          </w:tcPr>
          <w:p w:rsidR="00AD7F2B" w:rsidRPr="00AD7F2B" w:rsidRDefault="00AD7F2B" w:rsidP="00AD7F2B">
            <w:pPr>
              <w:widowControl/>
              <w:suppressAutoHyphens w:val="0"/>
              <w:autoSpaceDN/>
              <w:spacing w:before="0" w:after="0"/>
              <w:jc w:val="right"/>
              <w:textAlignment w:val="auto"/>
              <w:rPr>
                <w:rFonts w:ascii="Arial" w:eastAsia="Times New Roman" w:hAnsi="Arial" w:cs="Arial"/>
                <w:color w:val="000000"/>
                <w:kern w:val="0"/>
                <w:sz w:val="18"/>
                <w:szCs w:val="18"/>
                <w:lang w:val="en-US" w:eastAsia="en-US" w:bidi="ar-SA"/>
              </w:rPr>
            </w:pPr>
            <w:r w:rsidRPr="00AD7F2B">
              <w:rPr>
                <w:rFonts w:ascii="Arial" w:eastAsia="Times New Roman" w:hAnsi="Arial" w:cs="Arial"/>
                <w:color w:val="000000"/>
                <w:kern w:val="0"/>
                <w:sz w:val="18"/>
                <w:szCs w:val="18"/>
                <w:lang w:val="en-US" w:eastAsia="en-US" w:bidi="ar-SA"/>
              </w:rPr>
              <w:t>-2</w:t>
            </w:r>
          </w:p>
        </w:tc>
        <w:tc>
          <w:tcPr>
            <w:tcW w:w="960" w:type="dxa"/>
            <w:tcBorders>
              <w:top w:val="nil"/>
              <w:left w:val="nil"/>
              <w:bottom w:val="single" w:sz="4" w:space="0" w:color="auto"/>
              <w:right w:val="single" w:sz="4" w:space="0" w:color="auto"/>
            </w:tcBorders>
            <w:shd w:val="clear" w:color="auto" w:fill="auto"/>
            <w:noWrap/>
            <w:vAlign w:val="bottom"/>
            <w:hideMark/>
          </w:tcPr>
          <w:p w:rsidR="00AD7F2B" w:rsidRPr="00AD7F2B" w:rsidRDefault="00AD7F2B" w:rsidP="00AD7F2B">
            <w:pPr>
              <w:widowControl/>
              <w:suppressAutoHyphens w:val="0"/>
              <w:autoSpaceDN/>
              <w:spacing w:before="0" w:after="0"/>
              <w:jc w:val="right"/>
              <w:textAlignment w:val="auto"/>
              <w:rPr>
                <w:rFonts w:ascii="Arial" w:eastAsia="Times New Roman" w:hAnsi="Arial" w:cs="Arial"/>
                <w:color w:val="000000"/>
                <w:kern w:val="0"/>
                <w:sz w:val="18"/>
                <w:szCs w:val="18"/>
                <w:lang w:val="en-US" w:eastAsia="en-US" w:bidi="ar-SA"/>
              </w:rPr>
            </w:pPr>
            <w:r w:rsidRPr="00AD7F2B">
              <w:rPr>
                <w:rFonts w:ascii="Arial" w:eastAsia="Times New Roman" w:hAnsi="Arial" w:cs="Arial"/>
                <w:color w:val="000000"/>
                <w:kern w:val="0"/>
                <w:sz w:val="18"/>
                <w:szCs w:val="18"/>
                <w:lang w:val="en-US" w:eastAsia="en-US" w:bidi="ar-SA"/>
              </w:rPr>
              <w:t>-1%</w:t>
            </w:r>
          </w:p>
        </w:tc>
        <w:tc>
          <w:tcPr>
            <w:tcW w:w="960" w:type="dxa"/>
            <w:tcBorders>
              <w:top w:val="nil"/>
              <w:left w:val="nil"/>
              <w:bottom w:val="single" w:sz="4" w:space="0" w:color="auto"/>
              <w:right w:val="single" w:sz="4" w:space="0" w:color="auto"/>
            </w:tcBorders>
            <w:shd w:val="clear" w:color="auto" w:fill="auto"/>
            <w:noWrap/>
            <w:vAlign w:val="bottom"/>
            <w:hideMark/>
          </w:tcPr>
          <w:p w:rsidR="00AD7F2B" w:rsidRPr="00AD7F2B" w:rsidRDefault="00AD7F2B" w:rsidP="00AD7F2B">
            <w:pPr>
              <w:widowControl/>
              <w:suppressAutoHyphens w:val="0"/>
              <w:autoSpaceDN/>
              <w:spacing w:before="0" w:after="0"/>
              <w:jc w:val="right"/>
              <w:textAlignment w:val="auto"/>
              <w:rPr>
                <w:rFonts w:ascii="Arial" w:eastAsia="Times New Roman" w:hAnsi="Arial" w:cs="Arial"/>
                <w:color w:val="000000"/>
                <w:kern w:val="0"/>
                <w:sz w:val="18"/>
                <w:szCs w:val="18"/>
                <w:lang w:val="en-US" w:eastAsia="en-US" w:bidi="ar-SA"/>
              </w:rPr>
            </w:pPr>
            <w:r w:rsidRPr="00AD7F2B">
              <w:rPr>
                <w:rFonts w:ascii="Arial" w:eastAsia="Times New Roman" w:hAnsi="Arial" w:cs="Arial"/>
                <w:color w:val="000000"/>
                <w:kern w:val="0"/>
                <w:sz w:val="18"/>
                <w:szCs w:val="18"/>
                <w:lang w:val="en-US" w:eastAsia="en-US" w:bidi="ar-SA"/>
              </w:rPr>
              <w:t>0.69</w:t>
            </w:r>
          </w:p>
        </w:tc>
      </w:tr>
      <w:tr w:rsidR="00AD7F2B" w:rsidRPr="00AD7F2B" w:rsidTr="00AD7F2B">
        <w:trPr>
          <w:trHeight w:val="255"/>
          <w:jc w:val="center"/>
        </w:trPr>
        <w:tc>
          <w:tcPr>
            <w:tcW w:w="960" w:type="dxa"/>
            <w:vMerge/>
            <w:tcBorders>
              <w:top w:val="nil"/>
              <w:left w:val="single" w:sz="4" w:space="0" w:color="auto"/>
              <w:bottom w:val="single" w:sz="4" w:space="0" w:color="auto"/>
              <w:right w:val="single" w:sz="4" w:space="0" w:color="auto"/>
            </w:tcBorders>
            <w:vAlign w:val="center"/>
            <w:hideMark/>
          </w:tcPr>
          <w:p w:rsidR="00AD7F2B" w:rsidRPr="00AD7F2B" w:rsidRDefault="00AD7F2B" w:rsidP="00AD7F2B">
            <w:pPr>
              <w:widowControl/>
              <w:suppressAutoHyphens w:val="0"/>
              <w:autoSpaceDN/>
              <w:spacing w:before="0" w:after="0"/>
              <w:textAlignment w:val="auto"/>
              <w:rPr>
                <w:rFonts w:ascii="Arial" w:eastAsia="Times New Roman" w:hAnsi="Arial" w:cs="Arial"/>
                <w:color w:val="000000"/>
                <w:kern w:val="0"/>
                <w:sz w:val="18"/>
                <w:szCs w:val="18"/>
                <w:lang w:val="en-US" w:eastAsia="en-US" w:bidi="ar-SA"/>
              </w:rPr>
            </w:pPr>
          </w:p>
        </w:tc>
        <w:tc>
          <w:tcPr>
            <w:tcW w:w="960" w:type="dxa"/>
            <w:vMerge/>
            <w:tcBorders>
              <w:top w:val="nil"/>
              <w:left w:val="single" w:sz="4" w:space="0" w:color="auto"/>
              <w:bottom w:val="single" w:sz="4" w:space="0" w:color="auto"/>
              <w:right w:val="single" w:sz="4" w:space="0" w:color="auto"/>
            </w:tcBorders>
            <w:vAlign w:val="center"/>
            <w:hideMark/>
          </w:tcPr>
          <w:p w:rsidR="00AD7F2B" w:rsidRPr="00AD7F2B" w:rsidRDefault="00AD7F2B" w:rsidP="00AD7F2B">
            <w:pPr>
              <w:widowControl/>
              <w:suppressAutoHyphens w:val="0"/>
              <w:autoSpaceDN/>
              <w:spacing w:before="0" w:after="0"/>
              <w:textAlignment w:val="auto"/>
              <w:rPr>
                <w:rFonts w:ascii="Arial" w:eastAsia="Times New Roman" w:hAnsi="Arial" w:cs="Arial"/>
                <w:color w:val="000000"/>
                <w:kern w:val="0"/>
                <w:sz w:val="18"/>
                <w:szCs w:val="18"/>
                <w:lang w:val="en-US" w:eastAsia="en-US" w:bidi="ar-SA"/>
              </w:rPr>
            </w:pPr>
          </w:p>
        </w:tc>
        <w:tc>
          <w:tcPr>
            <w:tcW w:w="1500" w:type="dxa"/>
            <w:tcBorders>
              <w:top w:val="nil"/>
              <w:left w:val="nil"/>
              <w:bottom w:val="single" w:sz="4" w:space="0" w:color="auto"/>
              <w:right w:val="single" w:sz="4" w:space="0" w:color="auto"/>
            </w:tcBorders>
            <w:shd w:val="clear" w:color="auto" w:fill="auto"/>
            <w:noWrap/>
            <w:vAlign w:val="bottom"/>
            <w:hideMark/>
          </w:tcPr>
          <w:p w:rsidR="00AD7F2B" w:rsidRPr="00AD7F2B" w:rsidRDefault="00AD7F2B" w:rsidP="00AD7F2B">
            <w:pPr>
              <w:widowControl/>
              <w:suppressAutoHyphens w:val="0"/>
              <w:autoSpaceDN/>
              <w:spacing w:before="0" w:after="0"/>
              <w:textAlignment w:val="auto"/>
              <w:rPr>
                <w:rFonts w:ascii="Arial" w:eastAsia="Times New Roman" w:hAnsi="Arial" w:cs="Arial"/>
                <w:color w:val="000000"/>
                <w:kern w:val="0"/>
                <w:sz w:val="18"/>
                <w:szCs w:val="18"/>
                <w:lang w:val="en-US" w:eastAsia="en-US" w:bidi="ar-SA"/>
              </w:rPr>
            </w:pPr>
            <w:r w:rsidRPr="00AD7F2B">
              <w:rPr>
                <w:rFonts w:ascii="Arial" w:eastAsia="Times New Roman" w:hAnsi="Arial" w:cs="Arial"/>
                <w:color w:val="000000"/>
                <w:kern w:val="0"/>
                <w:sz w:val="18"/>
                <w:szCs w:val="18"/>
                <w:lang w:val="en-US" w:eastAsia="en-US" w:bidi="ar-SA"/>
              </w:rPr>
              <w:t>Flow Weighted</w:t>
            </w:r>
          </w:p>
        </w:tc>
        <w:tc>
          <w:tcPr>
            <w:tcW w:w="960" w:type="dxa"/>
            <w:tcBorders>
              <w:top w:val="nil"/>
              <w:left w:val="nil"/>
              <w:bottom w:val="single" w:sz="4" w:space="0" w:color="auto"/>
              <w:right w:val="single" w:sz="4" w:space="0" w:color="auto"/>
            </w:tcBorders>
            <w:shd w:val="clear" w:color="auto" w:fill="auto"/>
            <w:noWrap/>
            <w:vAlign w:val="bottom"/>
            <w:hideMark/>
          </w:tcPr>
          <w:p w:rsidR="00AD7F2B" w:rsidRPr="00AD7F2B" w:rsidRDefault="00AD7F2B" w:rsidP="00AD7F2B">
            <w:pPr>
              <w:widowControl/>
              <w:suppressAutoHyphens w:val="0"/>
              <w:autoSpaceDN/>
              <w:spacing w:before="0" w:after="0"/>
              <w:jc w:val="right"/>
              <w:textAlignment w:val="auto"/>
              <w:rPr>
                <w:rFonts w:ascii="Arial" w:eastAsia="Times New Roman" w:hAnsi="Arial" w:cs="Arial"/>
                <w:color w:val="000000"/>
                <w:kern w:val="0"/>
                <w:sz w:val="18"/>
                <w:szCs w:val="18"/>
                <w:lang w:val="en-US" w:eastAsia="en-US" w:bidi="ar-SA"/>
              </w:rPr>
            </w:pPr>
            <w:r w:rsidRPr="00AD7F2B">
              <w:rPr>
                <w:rFonts w:ascii="Arial" w:eastAsia="Times New Roman" w:hAnsi="Arial" w:cs="Arial"/>
                <w:color w:val="000000"/>
                <w:kern w:val="0"/>
                <w:sz w:val="18"/>
                <w:szCs w:val="18"/>
                <w:lang w:val="en-US" w:eastAsia="en-US" w:bidi="ar-SA"/>
              </w:rPr>
              <w:t>233</w:t>
            </w:r>
          </w:p>
        </w:tc>
        <w:tc>
          <w:tcPr>
            <w:tcW w:w="846" w:type="dxa"/>
            <w:tcBorders>
              <w:top w:val="nil"/>
              <w:left w:val="nil"/>
              <w:bottom w:val="single" w:sz="4" w:space="0" w:color="auto"/>
              <w:right w:val="single" w:sz="4" w:space="0" w:color="auto"/>
            </w:tcBorders>
            <w:shd w:val="clear" w:color="auto" w:fill="auto"/>
            <w:noWrap/>
            <w:vAlign w:val="bottom"/>
            <w:hideMark/>
          </w:tcPr>
          <w:p w:rsidR="00AD7F2B" w:rsidRPr="00AD7F2B" w:rsidRDefault="00AD7F2B" w:rsidP="00AD7F2B">
            <w:pPr>
              <w:widowControl/>
              <w:suppressAutoHyphens w:val="0"/>
              <w:autoSpaceDN/>
              <w:spacing w:before="0" w:after="0"/>
              <w:jc w:val="right"/>
              <w:textAlignment w:val="auto"/>
              <w:rPr>
                <w:rFonts w:ascii="Arial" w:eastAsia="Times New Roman" w:hAnsi="Arial" w:cs="Arial"/>
                <w:color w:val="000000"/>
                <w:kern w:val="0"/>
                <w:sz w:val="18"/>
                <w:szCs w:val="18"/>
                <w:lang w:val="en-US" w:eastAsia="en-US" w:bidi="ar-SA"/>
              </w:rPr>
            </w:pPr>
            <w:r w:rsidRPr="00AD7F2B">
              <w:rPr>
                <w:rFonts w:ascii="Arial" w:eastAsia="Times New Roman" w:hAnsi="Arial" w:cs="Arial"/>
                <w:color w:val="000000"/>
                <w:kern w:val="0"/>
                <w:sz w:val="18"/>
                <w:szCs w:val="18"/>
                <w:lang w:val="en-US" w:eastAsia="en-US" w:bidi="ar-SA"/>
              </w:rPr>
              <w:t>234</w:t>
            </w:r>
          </w:p>
        </w:tc>
        <w:tc>
          <w:tcPr>
            <w:tcW w:w="960" w:type="dxa"/>
            <w:tcBorders>
              <w:top w:val="nil"/>
              <w:left w:val="nil"/>
              <w:bottom w:val="single" w:sz="4" w:space="0" w:color="auto"/>
              <w:right w:val="single" w:sz="4" w:space="0" w:color="auto"/>
            </w:tcBorders>
            <w:shd w:val="clear" w:color="auto" w:fill="auto"/>
            <w:noWrap/>
            <w:vAlign w:val="bottom"/>
            <w:hideMark/>
          </w:tcPr>
          <w:p w:rsidR="00AD7F2B" w:rsidRPr="00AD7F2B" w:rsidRDefault="00AD7F2B" w:rsidP="00AD7F2B">
            <w:pPr>
              <w:widowControl/>
              <w:suppressAutoHyphens w:val="0"/>
              <w:autoSpaceDN/>
              <w:spacing w:before="0" w:after="0"/>
              <w:jc w:val="right"/>
              <w:textAlignment w:val="auto"/>
              <w:rPr>
                <w:rFonts w:ascii="Arial" w:eastAsia="Times New Roman" w:hAnsi="Arial" w:cs="Arial"/>
                <w:color w:val="000000"/>
                <w:kern w:val="0"/>
                <w:sz w:val="18"/>
                <w:szCs w:val="18"/>
                <w:lang w:val="en-US" w:eastAsia="en-US" w:bidi="ar-SA"/>
              </w:rPr>
            </w:pPr>
            <w:r w:rsidRPr="00AD7F2B">
              <w:rPr>
                <w:rFonts w:ascii="Arial" w:eastAsia="Times New Roman" w:hAnsi="Arial" w:cs="Arial"/>
                <w:color w:val="000000"/>
                <w:kern w:val="0"/>
                <w:sz w:val="18"/>
                <w:szCs w:val="18"/>
                <w:lang w:val="en-US" w:eastAsia="en-US" w:bidi="ar-SA"/>
              </w:rPr>
              <w:t>0</w:t>
            </w:r>
          </w:p>
        </w:tc>
        <w:tc>
          <w:tcPr>
            <w:tcW w:w="960" w:type="dxa"/>
            <w:tcBorders>
              <w:top w:val="nil"/>
              <w:left w:val="nil"/>
              <w:bottom w:val="single" w:sz="4" w:space="0" w:color="auto"/>
              <w:right w:val="single" w:sz="4" w:space="0" w:color="auto"/>
            </w:tcBorders>
            <w:shd w:val="clear" w:color="auto" w:fill="auto"/>
            <w:noWrap/>
            <w:vAlign w:val="bottom"/>
            <w:hideMark/>
          </w:tcPr>
          <w:p w:rsidR="00AD7F2B" w:rsidRPr="00AD7F2B" w:rsidRDefault="00AD7F2B" w:rsidP="00AD7F2B">
            <w:pPr>
              <w:widowControl/>
              <w:suppressAutoHyphens w:val="0"/>
              <w:autoSpaceDN/>
              <w:spacing w:before="0" w:after="0"/>
              <w:jc w:val="right"/>
              <w:textAlignment w:val="auto"/>
              <w:rPr>
                <w:rFonts w:ascii="Arial" w:eastAsia="Times New Roman" w:hAnsi="Arial" w:cs="Arial"/>
                <w:color w:val="000000"/>
                <w:kern w:val="0"/>
                <w:sz w:val="18"/>
                <w:szCs w:val="18"/>
                <w:lang w:val="en-US" w:eastAsia="en-US" w:bidi="ar-SA"/>
              </w:rPr>
            </w:pPr>
            <w:r w:rsidRPr="00AD7F2B">
              <w:rPr>
                <w:rFonts w:ascii="Arial" w:eastAsia="Times New Roman" w:hAnsi="Arial" w:cs="Arial"/>
                <w:color w:val="000000"/>
                <w:kern w:val="0"/>
                <w:sz w:val="18"/>
                <w:szCs w:val="18"/>
                <w:lang w:val="en-US" w:eastAsia="en-US" w:bidi="ar-SA"/>
              </w:rPr>
              <w:t>0%</w:t>
            </w:r>
          </w:p>
        </w:tc>
        <w:tc>
          <w:tcPr>
            <w:tcW w:w="960" w:type="dxa"/>
            <w:tcBorders>
              <w:top w:val="nil"/>
              <w:left w:val="nil"/>
              <w:bottom w:val="single" w:sz="4" w:space="0" w:color="auto"/>
              <w:right w:val="single" w:sz="4" w:space="0" w:color="auto"/>
            </w:tcBorders>
            <w:shd w:val="clear" w:color="auto" w:fill="auto"/>
            <w:noWrap/>
            <w:vAlign w:val="bottom"/>
            <w:hideMark/>
          </w:tcPr>
          <w:p w:rsidR="00AD7F2B" w:rsidRPr="00AD7F2B" w:rsidRDefault="00AD7F2B" w:rsidP="00AD7F2B">
            <w:pPr>
              <w:widowControl/>
              <w:suppressAutoHyphens w:val="0"/>
              <w:autoSpaceDN/>
              <w:spacing w:before="0" w:after="0"/>
              <w:jc w:val="right"/>
              <w:textAlignment w:val="auto"/>
              <w:rPr>
                <w:rFonts w:ascii="Arial" w:eastAsia="Times New Roman" w:hAnsi="Arial" w:cs="Arial"/>
                <w:color w:val="000000"/>
                <w:kern w:val="0"/>
                <w:sz w:val="18"/>
                <w:szCs w:val="18"/>
                <w:lang w:val="en-US" w:eastAsia="en-US" w:bidi="ar-SA"/>
              </w:rPr>
            </w:pPr>
            <w:r w:rsidRPr="00AD7F2B">
              <w:rPr>
                <w:rFonts w:ascii="Arial" w:eastAsia="Times New Roman" w:hAnsi="Arial" w:cs="Arial"/>
                <w:color w:val="000000"/>
                <w:kern w:val="0"/>
                <w:sz w:val="18"/>
                <w:szCs w:val="18"/>
                <w:lang w:val="en-US" w:eastAsia="en-US" w:bidi="ar-SA"/>
              </w:rPr>
              <w:t>0.75</w:t>
            </w:r>
          </w:p>
        </w:tc>
      </w:tr>
    </w:tbl>
    <w:p w:rsidR="00896E95" w:rsidRDefault="00896E95" w:rsidP="00896E95">
      <w:pPr>
        <w:pStyle w:val="Standard"/>
      </w:pPr>
    </w:p>
    <w:p w:rsidR="00B00DF9" w:rsidRDefault="0017250C">
      <w:pPr>
        <w:pStyle w:val="Standard"/>
        <w:rPr>
          <w:rFonts w:cs="Times New Roman"/>
        </w:rPr>
      </w:pPr>
      <w:r>
        <w:rPr>
          <w:rFonts w:cs="Times New Roman"/>
        </w:rPr>
        <w:t xml:space="preserve">An alternate way of visualizing the results is presented in </w:t>
      </w:r>
      <w:r w:rsidR="00896E95">
        <w:rPr>
          <w:rFonts w:cs="Times New Roman"/>
        </w:rPr>
        <w:fldChar w:fldCharType="begin"/>
      </w:r>
      <w:r w:rsidR="00896E95">
        <w:rPr>
          <w:rFonts w:cs="Times New Roman"/>
        </w:rPr>
        <w:instrText xml:space="preserve"> REF _Ref416276442 \h </w:instrText>
      </w:r>
      <w:r w:rsidR="00896E95">
        <w:rPr>
          <w:rFonts w:cs="Times New Roman"/>
        </w:rPr>
      </w:r>
      <w:r w:rsidR="00896E95">
        <w:rPr>
          <w:rFonts w:cs="Times New Roman"/>
        </w:rPr>
        <w:fldChar w:fldCharType="separate"/>
      </w:r>
      <w:r w:rsidR="00896E95">
        <w:t xml:space="preserve">Figure </w:t>
      </w:r>
      <w:r w:rsidR="00896E95">
        <w:rPr>
          <w:noProof/>
        </w:rPr>
        <w:t>17</w:t>
      </w:r>
      <w:r w:rsidR="00896E95">
        <w:rPr>
          <w:rFonts w:cs="Times New Roman"/>
        </w:rPr>
        <w:fldChar w:fldCharType="end"/>
      </w:r>
      <w:r w:rsidR="00896E95">
        <w:rPr>
          <w:rFonts w:cs="Times New Roman"/>
        </w:rPr>
        <w:t xml:space="preserve">.  </w:t>
      </w:r>
      <w:r>
        <w:rPr>
          <w:rFonts w:cs="Times New Roman"/>
        </w:rPr>
        <w:t xml:space="preserve">This plot shows measured kWh on the x-axis and simulated kWh on the y.  The line y=x is plotted for comparison, since all the points would lie along this line if the simulation matched the measured data exactly.  As can be easily seen, the energy use predicted by the simulation is similar to the measured energy use throughout the range of observed usages.  The separate HPWH models are shown in different colors, but no particular model-based discrepancies are observed.  </w:t>
      </w:r>
    </w:p>
    <w:p w:rsidR="00B00DF9" w:rsidRDefault="00896E95" w:rsidP="0086389D">
      <w:pPr>
        <w:pStyle w:val="Caption"/>
      </w:pPr>
      <w:bookmarkStart w:id="28" w:name="_Ref416276442"/>
      <w:proofErr w:type="gramStart"/>
      <w:r>
        <w:t xml:space="preserve">Figure </w:t>
      </w:r>
      <w:proofErr w:type="gramEnd"/>
      <w:r>
        <w:fldChar w:fldCharType="begin"/>
      </w:r>
      <w:r>
        <w:instrText xml:space="preserve"> SEQ Figure \* ARABIC </w:instrText>
      </w:r>
      <w:r>
        <w:fldChar w:fldCharType="separate"/>
      </w:r>
      <w:r w:rsidR="00957B0B">
        <w:rPr>
          <w:noProof/>
        </w:rPr>
        <w:t>17</w:t>
      </w:r>
      <w:r>
        <w:fldChar w:fldCharType="end"/>
      </w:r>
      <w:bookmarkEnd w:id="28"/>
      <w:proofErr w:type="gramStart"/>
      <w:r>
        <w:t>.</w:t>
      </w:r>
      <w:proofErr w:type="gramEnd"/>
      <w:r>
        <w:t xml:space="preserve">  Modeled vs Measured Monthly Energy Use</w:t>
      </w:r>
      <w:r w:rsidR="0086389D">
        <w:rPr>
          <w:i/>
          <w:iCs w:val="0"/>
          <w:noProof/>
          <w:lang w:val="en-US" w:eastAsia="en-US" w:bidi="ar-SA"/>
        </w:rPr>
        <w:drawing>
          <wp:inline distT="0" distB="0" distL="0" distR="0" wp14:anchorId="06728D3F" wp14:editId="73A153B2">
            <wp:extent cx="4133850" cy="3833637"/>
            <wp:effectExtent l="0" t="0" r="0" b="0"/>
            <wp:docPr id="26" name="graphics3"/>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lum/>
                      <a:alphaModFix/>
                    </a:blip>
                    <a:srcRect t="11354" b="2590"/>
                    <a:stretch/>
                  </pic:blipFill>
                  <pic:spPr bwMode="auto">
                    <a:xfrm>
                      <a:off x="0" y="0"/>
                      <a:ext cx="4138181" cy="3837653"/>
                    </a:xfrm>
                    <a:prstGeom prst="rect">
                      <a:avLst/>
                    </a:prstGeom>
                    <a:ln>
                      <a:noFill/>
                    </a:ln>
                    <a:extLst>
                      <a:ext uri="{53640926-AAD7-44D8-BBD7-CCE9431645EC}">
                        <a14:shadowObscured xmlns:a14="http://schemas.microsoft.com/office/drawing/2010/main"/>
                      </a:ext>
                    </a:extLst>
                  </pic:spPr>
                </pic:pic>
              </a:graphicData>
            </a:graphic>
          </wp:inline>
        </w:drawing>
      </w:r>
    </w:p>
    <w:p w:rsidR="00B00DF9" w:rsidRDefault="00957B0B">
      <w:pPr>
        <w:pStyle w:val="Standard"/>
      </w:pPr>
      <w:r>
        <w:fldChar w:fldCharType="begin"/>
      </w:r>
      <w:r>
        <w:instrText xml:space="preserve"> REF _Ref416276625 \h </w:instrText>
      </w:r>
      <w:r>
        <w:fldChar w:fldCharType="separate"/>
      </w:r>
      <w:r>
        <w:t xml:space="preserve">Figure </w:t>
      </w:r>
      <w:r>
        <w:rPr>
          <w:noProof/>
        </w:rPr>
        <w:t>18</w:t>
      </w:r>
      <w:r>
        <w:fldChar w:fldCharType="end"/>
      </w:r>
      <w:r w:rsidR="0017250C">
        <w:t xml:space="preserve"> shows a similar graph as </w:t>
      </w:r>
      <w:r>
        <w:fldChar w:fldCharType="begin"/>
      </w:r>
      <w:r>
        <w:instrText xml:space="preserve"> REF _Ref416276442 \h </w:instrText>
      </w:r>
      <w:r>
        <w:fldChar w:fldCharType="separate"/>
      </w:r>
      <w:r>
        <w:t xml:space="preserve">Figure </w:t>
      </w:r>
      <w:r>
        <w:rPr>
          <w:noProof/>
        </w:rPr>
        <w:t>17</w:t>
      </w:r>
      <w:r>
        <w:fldChar w:fldCharType="end"/>
      </w:r>
      <w:r w:rsidR="0017250C">
        <w:t xml:space="preserve">, except that all of the calibration set is shown in red, independent of model.  </w:t>
      </w:r>
      <w:proofErr w:type="gramStart"/>
      <w:r w:rsidR="0017250C">
        <w:t>The test set, a portion of HPWH observations that was not used for calibration, was run using the calibrated variables.</w:t>
      </w:r>
      <w:proofErr w:type="gramEnd"/>
      <w:r w:rsidR="0017250C">
        <w:t xml:space="preserve">  The simulated data appear to match closely with the measured data.  There appears to be more spread, however this is to be expected since this data was not used in the calibration.  </w:t>
      </w:r>
    </w:p>
    <w:p w:rsidR="00B00DF9" w:rsidRDefault="00957B0B" w:rsidP="00957B0B">
      <w:pPr>
        <w:pStyle w:val="Caption"/>
      </w:pPr>
      <w:bookmarkStart w:id="29" w:name="_Ref416276625"/>
      <w:proofErr w:type="gramStart"/>
      <w:r>
        <w:t xml:space="preserve">Figure </w:t>
      </w:r>
      <w:fldSimple w:instr=" SEQ Figure \* ARABIC ">
        <w:r>
          <w:rPr>
            <w:noProof/>
          </w:rPr>
          <w:t>18</w:t>
        </w:r>
      </w:fldSimple>
      <w:bookmarkEnd w:id="29"/>
      <w:r>
        <w:t>.</w:t>
      </w:r>
      <w:proofErr w:type="gramEnd"/>
      <w:r>
        <w:t xml:space="preserve">  Predicted vs Measured Energy Use</w:t>
      </w:r>
      <w:r>
        <w:rPr>
          <w:i/>
          <w:iCs w:val="0"/>
          <w:noProof/>
          <w:lang w:val="en-US" w:eastAsia="en-US" w:bidi="ar-SA"/>
        </w:rPr>
        <w:drawing>
          <wp:inline distT="0" distB="0" distL="0" distR="0" wp14:anchorId="258F1BDA" wp14:editId="7E2C30AA">
            <wp:extent cx="4286250" cy="4044204"/>
            <wp:effectExtent l="0" t="0" r="0" b="0"/>
            <wp:docPr id="28" name="graphics8"/>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lum/>
                      <a:alphaModFix/>
                    </a:blip>
                    <a:srcRect l="17308" t="8054" r="18726" b="2237"/>
                    <a:stretch/>
                  </pic:blipFill>
                  <pic:spPr bwMode="auto">
                    <a:xfrm>
                      <a:off x="0" y="0"/>
                      <a:ext cx="4288833" cy="4046641"/>
                    </a:xfrm>
                    <a:prstGeom prst="rect">
                      <a:avLst/>
                    </a:prstGeom>
                    <a:ln>
                      <a:noFill/>
                    </a:ln>
                    <a:extLst>
                      <a:ext uri="{53640926-AAD7-44D8-BBD7-CCE9431645EC}">
                        <a14:shadowObscured xmlns:a14="http://schemas.microsoft.com/office/drawing/2010/main"/>
                      </a:ext>
                    </a:extLst>
                  </pic:spPr>
                </pic:pic>
              </a:graphicData>
            </a:graphic>
          </wp:inline>
        </w:drawing>
      </w:r>
    </w:p>
    <w:p w:rsidR="00B00DF9" w:rsidRDefault="0017250C">
      <w:pPr>
        <w:pStyle w:val="Standard"/>
      </w:pPr>
      <w:r>
        <w:t xml:space="preserve">Overall, the simulation does an excellent job predicting the workings of a HPWH given the ambient conditions and draws.  The excellent matching of the test set implies that this would be a useful simulation for predicting the energy usage for other sites in the future.  The various approximations, including the nodal tank model and the linear COP curves provide enough accuracy and simplify the simulation enough to allow useful results to be obtained in a minimal amount of time.  </w:t>
      </w:r>
    </w:p>
    <w:p w:rsidR="00B00DF9" w:rsidRDefault="00B00DF9">
      <w:pPr>
        <w:pStyle w:val="Standard"/>
      </w:pPr>
    </w:p>
    <w:p w:rsidR="00B00DF9" w:rsidRDefault="00B00DF9">
      <w:pPr>
        <w:pStyle w:val="Standard"/>
      </w:pPr>
    </w:p>
    <w:p w:rsidR="00AE16F8" w:rsidRDefault="00AE16F8">
      <w:pPr>
        <w:pStyle w:val="Standard"/>
      </w:pPr>
      <w:r>
        <w:t>[Need a set of tables to document all of our parameters in use. These are currently in an excel sheet. ]</w:t>
      </w:r>
    </w:p>
    <w:p w:rsidR="00AE16F8" w:rsidRDefault="00AE16F8">
      <w:pPr>
        <w:pStyle w:val="Standard"/>
      </w:pPr>
    </w:p>
    <w:p w:rsidR="00B00DF9" w:rsidRDefault="00B00DF9">
      <w:pPr>
        <w:pStyle w:val="Standard"/>
      </w:pPr>
    </w:p>
    <w:p w:rsidR="00B00DF9" w:rsidRDefault="00B00DF9">
      <w:pPr>
        <w:pStyle w:val="Standard"/>
      </w:pPr>
    </w:p>
    <w:p w:rsidR="00B00DF9" w:rsidRDefault="0017250C" w:rsidP="00957B0B">
      <w:pPr>
        <w:pStyle w:val="Heading2"/>
      </w:pPr>
      <w:r>
        <w:t>References</w:t>
      </w:r>
    </w:p>
    <w:p w:rsidR="00957B0B" w:rsidRDefault="00957B0B">
      <w:pPr>
        <w:pStyle w:val="Standard"/>
      </w:pPr>
      <w:r>
        <w:t>RBSA Metering Study</w:t>
      </w:r>
    </w:p>
    <w:p w:rsidR="00957B0B" w:rsidRDefault="00957B0B">
      <w:pPr>
        <w:pStyle w:val="Standard"/>
      </w:pPr>
      <w:r>
        <w:t>HPWH Validation Study</w:t>
      </w:r>
    </w:p>
    <w:p w:rsidR="00957B0B" w:rsidRDefault="00957B0B">
      <w:pPr>
        <w:pStyle w:val="Standard"/>
      </w:pPr>
      <w:r>
        <w:t>Multiple Lab Test Reports</w:t>
      </w:r>
    </w:p>
    <w:p w:rsidR="00B00DF9" w:rsidRDefault="00B00DF9">
      <w:pPr>
        <w:pStyle w:val="Standard"/>
      </w:pPr>
    </w:p>
    <w:p w:rsidR="00B00DF9" w:rsidRDefault="00B00DF9">
      <w:pPr>
        <w:pStyle w:val="Standard"/>
      </w:pPr>
    </w:p>
    <w:sectPr w:rsidR="00B00DF9">
      <w:pgSz w:w="12240" w:h="15840"/>
      <w:pgMar w:top="1134" w:right="1134" w:bottom="1134" w:left="1134" w:header="720" w:footer="720" w:gutter="0"/>
      <w:cols w:space="72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3" w:author="Ben Larson" w:date="2015-02-10T18:02:00Z" w:initials="BL">
    <w:p w:rsidR="00064742" w:rsidRDefault="00064742">
      <w:pPr>
        <w:pStyle w:val="CommentText"/>
      </w:pPr>
      <w:r>
        <w:rPr>
          <w:rStyle w:val="CommentReference"/>
        </w:rPr>
        <w:annotationRef/>
      </w:r>
      <w:r>
        <w:t>We could insert a cartoon of how a vapor compression cycle works as another introductory figure</w:t>
      </w:r>
    </w:p>
  </w:comment>
  <w:comment w:id="4" w:author="Ben Larson" w:date="2015-02-10T17:54:00Z" w:initials="BL">
    <w:p w:rsidR="00B85847" w:rsidRDefault="00B85847">
      <w:pPr>
        <w:pStyle w:val="CommentText"/>
      </w:pPr>
      <w:r>
        <w:rPr>
          <w:rStyle w:val="CommentReference"/>
        </w:rPr>
        <w:annotationRef/>
      </w:r>
      <w:r>
        <w:t xml:space="preserve">What does this mean? It’s vague. Either specify or delete. </w:t>
      </w:r>
    </w:p>
  </w:comment>
  <w:comment w:id="7" w:author="Ben Larson" w:date="2015-02-10T17:59:00Z" w:initials="BL">
    <w:p w:rsidR="00B85847" w:rsidRDefault="00B85847">
      <w:pPr>
        <w:pStyle w:val="CommentText"/>
      </w:pPr>
      <w:r>
        <w:rPr>
          <w:rStyle w:val="CommentReference"/>
        </w:rPr>
        <w:annotationRef/>
      </w:r>
      <w:r>
        <w:t xml:space="preserve">We need to specify the equipment in more detail. The footnote does that. </w:t>
      </w:r>
    </w:p>
  </w:comment>
  <w:comment w:id="12" w:author="Ben Larson" w:date="2015-04-08T15:55:00Z" w:initials="BL">
    <w:p w:rsidR="007F4FB8" w:rsidRDefault="007F4FB8">
      <w:pPr>
        <w:pStyle w:val="CommentText"/>
      </w:pPr>
      <w:r>
        <w:rPr>
          <w:rStyle w:val="CommentReference"/>
        </w:rPr>
        <w:annotationRef/>
      </w:r>
      <w:r>
        <w:t>Need to be careful about this statement if we want to argue for lab-only testing</w:t>
      </w:r>
    </w:p>
  </w:comment>
  <w:comment w:id="14" w:author="Ben Larson" w:date="2015-02-10T18:06:00Z" w:initials="BL">
    <w:p w:rsidR="00064742" w:rsidRDefault="00064742">
      <w:pPr>
        <w:pStyle w:val="CommentText"/>
      </w:pPr>
      <w:r>
        <w:rPr>
          <w:rStyle w:val="CommentReference"/>
        </w:rPr>
        <w:annotationRef/>
      </w:r>
      <w:r>
        <w:t>Need to rephrase for accuracy of different studies. Largely, this can be incorporated in to the paragraph before the figure.</w:t>
      </w:r>
    </w:p>
  </w:comment>
  <w:comment w:id="23" w:author="Ben Larson" w:date="2015-04-08T16:57:00Z" w:initials="BL">
    <w:p w:rsidR="00AB7AF1" w:rsidRDefault="00AB7AF1" w:rsidP="00AB7AF1">
      <w:r>
        <w:rPr>
          <w:rStyle w:val="CommentReference"/>
        </w:rPr>
        <w:annotationRef/>
      </w:r>
      <w:r>
        <w:t>Need to carefully consider this paragraph if we ultimately want to use lab data only</w:t>
      </w:r>
    </w:p>
  </w:comment>
  <w:comment w:id="24" w:author="Ben Larson" w:date="2015-04-08T17:04:00Z" w:initials="BL">
    <w:p w:rsidR="00AA48CA" w:rsidRDefault="00AA48CA">
      <w:pPr>
        <w:pStyle w:val="CommentText"/>
      </w:pPr>
      <w:r>
        <w:rPr>
          <w:rStyle w:val="CommentReference"/>
        </w:rPr>
        <w:annotationRef/>
      </w:r>
      <w:r>
        <w:t>Be sure to get references to various studies correct</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E35EB" w:rsidRDefault="0017250C">
      <w:r>
        <w:separator/>
      </w:r>
    </w:p>
  </w:endnote>
  <w:endnote w:type="continuationSeparator" w:id="0">
    <w:p w:rsidR="00CE35EB" w:rsidRDefault="0017250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Droid Sans Fallback">
    <w:altName w:val="Times New Roman"/>
    <w:charset w:val="00"/>
    <w:family w:val="auto"/>
    <w:pitch w:val="variable"/>
  </w:font>
  <w:font w:name="Lohit Hindi">
    <w:altName w:val="Times New Roman"/>
    <w:charset w:val="00"/>
    <w:family w:val="auto"/>
    <w:pitch w:val="default"/>
  </w:font>
  <w:font w:name="Arial">
    <w:panose1 w:val="020B0604020202020204"/>
    <w:charset w:val="00"/>
    <w:family w:val="swiss"/>
    <w:pitch w:val="variable"/>
    <w:sig w:usb0="E0002AFF" w:usb1="C0007843" w:usb2="00000009" w:usb3="00000000" w:csb0="000001FF" w:csb1="00000000"/>
  </w:font>
  <w:font w:name="Mangal">
    <w:panose1 w:val="02040503050203030202"/>
    <w:charset w:val="00"/>
    <w:family w:val="roman"/>
    <w:pitch w:val="variable"/>
    <w:sig w:usb0="00008003" w:usb1="00000000" w:usb2="00000000" w:usb3="00000000" w:csb0="00000001" w:csb1="00000000"/>
  </w:font>
  <w:font w:name="WenQuanYi Micro Hei">
    <w:charset w:val="00"/>
    <w:family w:val="auto"/>
    <w:pitch w:val="variable"/>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E35EB" w:rsidRDefault="0017250C">
      <w:r>
        <w:rPr>
          <w:color w:val="000000"/>
        </w:rPr>
        <w:separator/>
      </w:r>
    </w:p>
  </w:footnote>
  <w:footnote w:type="continuationSeparator" w:id="0">
    <w:p w:rsidR="00CE35EB" w:rsidRDefault="0017250C">
      <w:r>
        <w:continuationSeparator/>
      </w:r>
    </w:p>
  </w:footnote>
  <w:footnote w:id="1">
    <w:p w:rsidR="00B85847" w:rsidRPr="00B85847" w:rsidRDefault="00B85847">
      <w:pPr>
        <w:pStyle w:val="FootnoteText"/>
        <w:rPr>
          <w:lang w:val="en-US"/>
          <w:rPrChange w:id="9" w:author="Ben Larson" w:date="2015-02-10T17:58:00Z">
            <w:rPr/>
          </w:rPrChange>
        </w:rPr>
      </w:pPr>
      <w:ins w:id="10" w:author="Ben Larson" w:date="2015-02-10T17:58:00Z">
        <w:r>
          <w:rPr>
            <w:rStyle w:val="FootnoteReference"/>
          </w:rPr>
          <w:footnoteRef/>
        </w:r>
        <w:r>
          <w:t xml:space="preserve"> </w:t>
        </w:r>
        <w:proofErr w:type="gramStart"/>
        <w:r>
          <w:rPr>
            <w:lang w:val="en-US"/>
          </w:rPr>
          <w:t xml:space="preserve">ATI66 from </w:t>
        </w:r>
        <w:proofErr w:type="spellStart"/>
        <w:r>
          <w:rPr>
            <w:lang w:val="en-US"/>
          </w:rPr>
          <w:t>AirGenerate</w:t>
        </w:r>
        <w:proofErr w:type="spellEnd"/>
        <w:r>
          <w:rPr>
            <w:lang w:val="en-US"/>
          </w:rPr>
          <w:t>.</w:t>
        </w:r>
        <w:proofErr w:type="gramEnd"/>
        <w:r>
          <w:rPr>
            <w:lang w:val="en-US"/>
          </w:rPr>
          <w:t xml:space="preserve"> Equipment evaluated in 2011. </w:t>
        </w:r>
      </w:ins>
    </w:p>
  </w:footnote>
  <w:footnote w:id="2">
    <w:p w:rsidR="00AB7AF1" w:rsidRDefault="00AB7AF1" w:rsidP="00AB7AF1">
      <w:pPr>
        <w:pStyle w:val="FootnoteText"/>
      </w:pPr>
      <w:r>
        <w:rPr>
          <w:rStyle w:val="FootnoteReference"/>
        </w:rPr>
        <w:footnoteRef/>
      </w:r>
      <w:r>
        <w:t xml:space="preserve">The </w:t>
      </w:r>
      <w:proofErr w:type="spellStart"/>
      <w:r>
        <w:t>Voltex</w:t>
      </w:r>
      <w:proofErr w:type="spellEnd"/>
      <w:r>
        <w:t xml:space="preserve"> has refrigerant coils wrapped around the outside of the tank whereas the ATI has the heat exchanger submersed inside the tank.  Examination of the </w:t>
      </w:r>
      <w:proofErr w:type="spellStart"/>
      <w:r>
        <w:t>Voltex</w:t>
      </w:r>
      <w:proofErr w:type="spellEnd"/>
      <w:r>
        <w:t xml:space="preserve"> tank heating suggests heat is added mostly at the bottom of the tank but is also added at higher points in the tank.  In contrast, the ATI tank essentially exchanges all heat near the bottom of the tank.</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9484A49"/>
    <w:multiLevelType w:val="multilevel"/>
    <w:tmpl w:val="114CCDEE"/>
    <w:styleLink w:val="WWNum29"/>
    <w:lvl w:ilvl="0">
      <w:start w:val="1"/>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num w:numId="1">
    <w:abstractNumId w:val="0"/>
  </w:num>
  <w:num w:numId="2">
    <w:abstractNumId w:val="0"/>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revisionView w:formatting="0"/>
  <w:defaultTabStop w:val="709"/>
  <w:autoHyphenation/>
  <w:characterSpacingControl w:val="doNotCompress"/>
  <w:footnotePr>
    <w:footnote w:id="-1"/>
    <w:footnote w:id="0"/>
  </w:footnotePr>
  <w:endnotePr>
    <w:endnote w:id="-1"/>
    <w:endnote w:id="0"/>
  </w:endnotePr>
  <w:compat>
    <w:compatSetting w:name="compatibilityMode" w:uri="http://schemas.microsoft.com/office/word" w:val="14"/>
  </w:compat>
  <w:rsids>
    <w:rsidRoot w:val="00B00DF9"/>
    <w:rsid w:val="0001046B"/>
    <w:rsid w:val="00064742"/>
    <w:rsid w:val="0017250C"/>
    <w:rsid w:val="00193E78"/>
    <w:rsid w:val="00497A75"/>
    <w:rsid w:val="006973B8"/>
    <w:rsid w:val="006F2A1F"/>
    <w:rsid w:val="007F4FB8"/>
    <w:rsid w:val="0086389D"/>
    <w:rsid w:val="00896E95"/>
    <w:rsid w:val="008C1F0C"/>
    <w:rsid w:val="00957B0B"/>
    <w:rsid w:val="00AA48CA"/>
    <w:rsid w:val="00AB7AF1"/>
    <w:rsid w:val="00AC3F74"/>
    <w:rsid w:val="00AD7F2B"/>
    <w:rsid w:val="00AE16F8"/>
    <w:rsid w:val="00B00DF9"/>
    <w:rsid w:val="00B85847"/>
    <w:rsid w:val="00BA3BFB"/>
    <w:rsid w:val="00CE35EB"/>
    <w:rsid w:val="00DE373F"/>
    <w:rsid w:val="00F141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Droid Sans Fallback" w:hAnsi="Times New Roman" w:cs="Lohit Hindi"/>
        <w:kern w:val="3"/>
        <w:sz w:val="24"/>
        <w:szCs w:val="24"/>
        <w:lang w:val="en-CA" w:eastAsia="zh-CN" w:bidi="hi-IN"/>
      </w:rPr>
    </w:rPrDefault>
    <w:pPrDefault>
      <w:pPr>
        <w:widowControl w:val="0"/>
        <w:suppressAutoHyphens/>
        <w:autoSpaceDN w:val="0"/>
        <w:textAlignment w:val="baseline"/>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B7AF1"/>
    <w:pPr>
      <w:spacing w:before="120" w:after="120"/>
    </w:pPr>
  </w:style>
  <w:style w:type="paragraph" w:styleId="Heading1">
    <w:name w:val="heading 1"/>
    <w:basedOn w:val="Normal"/>
    <w:next w:val="Normal"/>
    <w:link w:val="Heading1Char"/>
    <w:uiPriority w:val="9"/>
    <w:qFormat/>
    <w:rsid w:val="00DE373F"/>
    <w:pPr>
      <w:keepNext/>
      <w:keepLines/>
      <w:outlineLvl w:val="0"/>
    </w:pPr>
    <w:rPr>
      <w:rFonts w:ascii="Arial" w:eastAsiaTheme="majorEastAsia" w:hAnsi="Arial" w:cs="Mangal"/>
      <w:b/>
      <w:bCs/>
      <w:sz w:val="32"/>
      <w:szCs w:val="25"/>
    </w:rPr>
  </w:style>
  <w:style w:type="paragraph" w:styleId="Heading2">
    <w:name w:val="heading 2"/>
    <w:basedOn w:val="Normal"/>
    <w:next w:val="Normal"/>
    <w:link w:val="Heading2Char"/>
    <w:uiPriority w:val="9"/>
    <w:unhideWhenUsed/>
    <w:qFormat/>
    <w:rsid w:val="00DE373F"/>
    <w:pPr>
      <w:keepNext/>
      <w:keepLines/>
      <w:outlineLvl w:val="1"/>
    </w:pPr>
    <w:rPr>
      <w:rFonts w:ascii="Arial" w:eastAsiaTheme="majorEastAsia" w:hAnsi="Arial" w:cs="Mangal"/>
      <w:b/>
      <w:bCs/>
      <w:sz w:val="28"/>
      <w:szCs w:val="23"/>
    </w:rPr>
  </w:style>
  <w:style w:type="paragraph" w:styleId="Heading3">
    <w:name w:val="heading 3"/>
    <w:basedOn w:val="Normal"/>
    <w:next w:val="Normal"/>
    <w:link w:val="Heading3Char"/>
    <w:uiPriority w:val="9"/>
    <w:semiHidden/>
    <w:unhideWhenUsed/>
    <w:qFormat/>
    <w:rsid w:val="00DE373F"/>
    <w:pPr>
      <w:keepNext/>
      <w:keepLines/>
      <w:outlineLvl w:val="2"/>
    </w:pPr>
    <w:rPr>
      <w:rFonts w:ascii="Arial" w:eastAsiaTheme="majorEastAsia" w:hAnsi="Arial" w:cs="Mangal"/>
      <w:b/>
      <w:bCs/>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style>
  <w:style w:type="paragraph" w:customStyle="1" w:styleId="Heading">
    <w:name w:val="Heading"/>
    <w:basedOn w:val="Standard"/>
    <w:next w:val="Textbody"/>
    <w:pPr>
      <w:keepNext/>
      <w:spacing w:before="240" w:after="120"/>
    </w:pPr>
    <w:rPr>
      <w:rFonts w:ascii="Arial" w:hAnsi="Arial"/>
      <w:sz w:val="28"/>
      <w:szCs w:val="28"/>
    </w:rPr>
  </w:style>
  <w:style w:type="paragraph" w:customStyle="1" w:styleId="Textbody">
    <w:name w:val="Text body"/>
    <w:basedOn w:val="Standard"/>
    <w:pPr>
      <w:spacing w:after="120"/>
    </w:pPr>
  </w:style>
  <w:style w:type="paragraph" w:styleId="List">
    <w:name w:val="List"/>
    <w:basedOn w:val="Textbody"/>
  </w:style>
  <w:style w:type="paragraph" w:styleId="Caption">
    <w:name w:val="caption"/>
    <w:basedOn w:val="Standard"/>
    <w:qFormat/>
    <w:rsid w:val="00DE373F"/>
    <w:pPr>
      <w:suppressLineNumbers/>
      <w:spacing w:before="120" w:after="120"/>
      <w:jc w:val="center"/>
      <w:pPrChange w:id="0" w:author="Ben Larson" w:date="2015-04-08T15:30:00Z">
        <w:pPr>
          <w:widowControl w:val="0"/>
          <w:suppressLineNumbers/>
          <w:suppressAutoHyphens/>
          <w:autoSpaceDN w:val="0"/>
          <w:spacing w:before="120" w:after="120"/>
          <w:textAlignment w:val="baseline"/>
        </w:pPr>
      </w:pPrChange>
    </w:pPr>
    <w:rPr>
      <w:rFonts w:ascii="Arial" w:eastAsia="WenQuanYi Micro Hei" w:hAnsi="Arial"/>
      <w:b/>
      <w:iCs/>
      <w:sz w:val="20"/>
      <w:lang w:eastAsia="hi-IN"/>
      <w:rPrChange w:id="0" w:author="Ben Larson" w:date="2015-04-08T15:30:00Z">
        <w:rPr>
          <w:rFonts w:eastAsia="WenQuanYi Micro Hei" w:cs="Lohit Hindi"/>
          <w:i/>
          <w:iCs/>
          <w:kern w:val="3"/>
          <w:sz w:val="24"/>
          <w:szCs w:val="24"/>
          <w:lang w:val="en-CA" w:eastAsia="hi-IN" w:bidi="hi-IN"/>
        </w:rPr>
      </w:rPrChange>
    </w:rPr>
  </w:style>
  <w:style w:type="paragraph" w:customStyle="1" w:styleId="Index">
    <w:name w:val="Index"/>
    <w:basedOn w:val="Standard"/>
    <w:pPr>
      <w:suppressLineNumbers/>
    </w:pPr>
  </w:style>
  <w:style w:type="paragraph" w:customStyle="1" w:styleId="Footnote">
    <w:name w:val="Footnote"/>
    <w:basedOn w:val="Standard"/>
    <w:pPr>
      <w:suppressLineNumbers/>
      <w:ind w:left="339" w:hanging="339"/>
    </w:pPr>
    <w:rPr>
      <w:sz w:val="20"/>
      <w:szCs w:val="20"/>
    </w:rPr>
  </w:style>
  <w:style w:type="paragraph" w:styleId="FootnoteText">
    <w:name w:val="footnote text"/>
    <w:basedOn w:val="Standard"/>
    <w:rPr>
      <w:sz w:val="20"/>
    </w:rPr>
  </w:style>
  <w:style w:type="paragraph" w:customStyle="1" w:styleId="Illustration">
    <w:name w:val="Illustration"/>
    <w:basedOn w:val="Caption"/>
  </w:style>
  <w:style w:type="paragraph" w:customStyle="1" w:styleId="Framecontents">
    <w:name w:val="Frame contents"/>
    <w:basedOn w:val="Textbody"/>
  </w:style>
  <w:style w:type="paragraph" w:customStyle="1" w:styleId="Objectwitharrow">
    <w:name w:val="Object with arrow"/>
    <w:basedOn w:val="Standard"/>
  </w:style>
  <w:style w:type="paragraph" w:customStyle="1" w:styleId="Objectwithshadow">
    <w:name w:val="Object with shadow"/>
    <w:basedOn w:val="Standard"/>
  </w:style>
  <w:style w:type="paragraph" w:customStyle="1" w:styleId="Objectwithoutfill">
    <w:name w:val="Object without fill"/>
    <w:basedOn w:val="Standard"/>
  </w:style>
  <w:style w:type="paragraph" w:customStyle="1" w:styleId="Text">
    <w:name w:val="Text"/>
    <w:basedOn w:val="Caption"/>
  </w:style>
  <w:style w:type="paragraph" w:customStyle="1" w:styleId="Textbodyjustified">
    <w:name w:val="Text body justified"/>
    <w:basedOn w:val="Standard"/>
  </w:style>
  <w:style w:type="paragraph" w:customStyle="1" w:styleId="Firstlineindent">
    <w:name w:val="First line indent"/>
    <w:basedOn w:val="Textbody"/>
    <w:pPr>
      <w:spacing w:after="0"/>
      <w:ind w:firstLine="283"/>
    </w:pPr>
  </w:style>
  <w:style w:type="paragraph" w:customStyle="1" w:styleId="Title1">
    <w:name w:val="Title1"/>
    <w:basedOn w:val="Standard"/>
    <w:pPr>
      <w:jc w:val="center"/>
    </w:pPr>
  </w:style>
  <w:style w:type="paragraph" w:customStyle="1" w:styleId="Title2">
    <w:name w:val="Title2"/>
    <w:basedOn w:val="Standard"/>
    <w:pPr>
      <w:spacing w:before="57" w:after="57"/>
      <w:ind w:right="113"/>
      <w:jc w:val="center"/>
    </w:pPr>
  </w:style>
  <w:style w:type="paragraph" w:customStyle="1" w:styleId="WW-Heading">
    <w:name w:val="WW-Heading"/>
    <w:basedOn w:val="Standard"/>
    <w:pPr>
      <w:spacing w:before="238" w:after="119"/>
    </w:pPr>
  </w:style>
  <w:style w:type="paragraph" w:customStyle="1" w:styleId="Heading10">
    <w:name w:val="Heading1"/>
    <w:basedOn w:val="Standard"/>
    <w:pPr>
      <w:spacing w:before="238" w:after="119"/>
    </w:pPr>
  </w:style>
  <w:style w:type="paragraph" w:customStyle="1" w:styleId="Heading20">
    <w:name w:val="Heading2"/>
    <w:basedOn w:val="Standard"/>
    <w:pPr>
      <w:spacing w:before="238" w:after="119"/>
    </w:pPr>
  </w:style>
  <w:style w:type="paragraph" w:customStyle="1" w:styleId="DimensionLine">
    <w:name w:val="Dimension Line"/>
    <w:basedOn w:val="Standard"/>
  </w:style>
  <w:style w:type="paragraph" w:customStyle="1" w:styleId="TitleSlideLTGliederung1">
    <w:name w:val="Title Slide~LT~Gliederung 1"/>
    <w:pPr>
      <w:autoSpaceDE w:val="0"/>
      <w:spacing w:after="283" w:line="200" w:lineRule="atLeast"/>
    </w:pPr>
    <w:rPr>
      <w:rFonts w:ascii="Lohit Hindi" w:eastAsia="Lohit Hindi" w:hAnsi="Lohit Hindi"/>
      <w:color w:val="000000"/>
      <w:sz w:val="64"/>
      <w:szCs w:val="64"/>
    </w:rPr>
  </w:style>
  <w:style w:type="paragraph" w:customStyle="1" w:styleId="TitleSlideLTGliederung2">
    <w:name w:val="Title Slide~LT~Gliederung 2"/>
    <w:basedOn w:val="TitleSlideLTGliederung1"/>
    <w:pPr>
      <w:spacing w:after="227"/>
    </w:pPr>
    <w:rPr>
      <w:sz w:val="48"/>
      <w:szCs w:val="48"/>
    </w:rPr>
  </w:style>
  <w:style w:type="paragraph" w:customStyle="1" w:styleId="TitleSlideLTGliederung3">
    <w:name w:val="Title Slide~LT~Gliederung 3"/>
    <w:basedOn w:val="TitleSlideLTGliederung2"/>
    <w:pPr>
      <w:spacing w:after="170"/>
    </w:pPr>
    <w:rPr>
      <w:sz w:val="40"/>
      <w:szCs w:val="40"/>
    </w:rPr>
  </w:style>
  <w:style w:type="paragraph" w:customStyle="1" w:styleId="TitleSlideLTGliederung4">
    <w:name w:val="Title Slide~LT~Gliederung 4"/>
    <w:basedOn w:val="TitleSlideLTGliederung3"/>
    <w:pPr>
      <w:spacing w:after="113"/>
    </w:pPr>
  </w:style>
  <w:style w:type="paragraph" w:customStyle="1" w:styleId="TitleSlideLTGliederung5">
    <w:name w:val="Title Slide~LT~Gliederung 5"/>
    <w:basedOn w:val="TitleSlideLTGliederung4"/>
    <w:pPr>
      <w:spacing w:after="57"/>
    </w:pPr>
  </w:style>
  <w:style w:type="paragraph" w:customStyle="1" w:styleId="TitleSlideLTGliederung6">
    <w:name w:val="Title Slide~LT~Gliederung 6"/>
    <w:basedOn w:val="TitleSlideLTGliederung5"/>
  </w:style>
  <w:style w:type="paragraph" w:customStyle="1" w:styleId="TitleSlideLTGliederung7">
    <w:name w:val="Title Slide~LT~Gliederung 7"/>
    <w:basedOn w:val="TitleSlideLTGliederung6"/>
  </w:style>
  <w:style w:type="paragraph" w:customStyle="1" w:styleId="TitleSlideLTGliederung8">
    <w:name w:val="Title Slide~LT~Gliederung 8"/>
    <w:basedOn w:val="TitleSlideLTGliederung7"/>
  </w:style>
  <w:style w:type="paragraph" w:customStyle="1" w:styleId="TitleSlideLTGliederung9">
    <w:name w:val="Title Slide~LT~Gliederung 9"/>
    <w:basedOn w:val="TitleSlideLTGliederung8"/>
  </w:style>
  <w:style w:type="paragraph" w:customStyle="1" w:styleId="TitleSlideLTTitel">
    <w:name w:val="Title Slide~LT~Titel"/>
    <w:pPr>
      <w:autoSpaceDE w:val="0"/>
      <w:spacing w:line="200" w:lineRule="atLeast"/>
    </w:pPr>
    <w:rPr>
      <w:rFonts w:ascii="Lohit Hindi" w:eastAsia="Lohit Hindi" w:hAnsi="Lohit Hindi"/>
      <w:color w:val="000000"/>
      <w:sz w:val="36"/>
      <w:szCs w:val="36"/>
    </w:rPr>
  </w:style>
  <w:style w:type="paragraph" w:customStyle="1" w:styleId="TitleSlideLTUntertitel">
    <w:name w:val="Title Slide~LT~Untertitel"/>
    <w:pPr>
      <w:autoSpaceDE w:val="0"/>
      <w:jc w:val="center"/>
    </w:pPr>
    <w:rPr>
      <w:rFonts w:ascii="Lohit Hindi" w:eastAsia="Lohit Hindi" w:hAnsi="Lohit Hindi"/>
      <w:sz w:val="64"/>
      <w:szCs w:val="64"/>
    </w:rPr>
  </w:style>
  <w:style w:type="paragraph" w:customStyle="1" w:styleId="TitleSlideLTNotizen">
    <w:name w:val="Title Slide~LT~Notizen"/>
    <w:pPr>
      <w:autoSpaceDE w:val="0"/>
      <w:ind w:left="340" w:hanging="340"/>
    </w:pPr>
    <w:rPr>
      <w:rFonts w:ascii="Lohit Hindi" w:eastAsia="Lohit Hindi" w:hAnsi="Lohit Hindi"/>
      <w:sz w:val="40"/>
      <w:szCs w:val="40"/>
    </w:rPr>
  </w:style>
  <w:style w:type="paragraph" w:customStyle="1" w:styleId="TitleSlideLTHintergrundobjekte">
    <w:name w:val="Title Slide~LT~Hintergrundobjekte"/>
    <w:pPr>
      <w:autoSpaceDE w:val="0"/>
    </w:pPr>
  </w:style>
  <w:style w:type="paragraph" w:customStyle="1" w:styleId="TitleSlideLTHintergrund">
    <w:name w:val="Title Slide~LT~Hintergrund"/>
    <w:pPr>
      <w:autoSpaceDE w:val="0"/>
    </w:pPr>
  </w:style>
  <w:style w:type="paragraph" w:customStyle="1" w:styleId="default">
    <w:name w:val="default"/>
    <w:pPr>
      <w:autoSpaceDE w:val="0"/>
      <w:spacing w:line="200" w:lineRule="atLeast"/>
    </w:pPr>
    <w:rPr>
      <w:rFonts w:ascii="Lohit Hindi" w:eastAsia="Lohit Hindi" w:hAnsi="Lohit Hindi"/>
      <w:sz w:val="36"/>
      <w:szCs w:val="36"/>
    </w:rPr>
  </w:style>
  <w:style w:type="paragraph" w:customStyle="1" w:styleId="gray1">
    <w:name w:val="gray1"/>
    <w:basedOn w:val="default"/>
  </w:style>
  <w:style w:type="paragraph" w:customStyle="1" w:styleId="gray2">
    <w:name w:val="gray2"/>
    <w:basedOn w:val="default"/>
  </w:style>
  <w:style w:type="paragraph" w:customStyle="1" w:styleId="gray3">
    <w:name w:val="gray3"/>
    <w:basedOn w:val="default"/>
  </w:style>
  <w:style w:type="paragraph" w:customStyle="1" w:styleId="bw1">
    <w:name w:val="bw1"/>
    <w:basedOn w:val="default"/>
  </w:style>
  <w:style w:type="paragraph" w:customStyle="1" w:styleId="bw2">
    <w:name w:val="bw2"/>
    <w:basedOn w:val="default"/>
  </w:style>
  <w:style w:type="paragraph" w:customStyle="1" w:styleId="bw3">
    <w:name w:val="bw3"/>
    <w:basedOn w:val="default"/>
  </w:style>
  <w:style w:type="paragraph" w:customStyle="1" w:styleId="orange1">
    <w:name w:val="orange1"/>
    <w:basedOn w:val="default"/>
  </w:style>
  <w:style w:type="paragraph" w:customStyle="1" w:styleId="orange2">
    <w:name w:val="orange2"/>
    <w:basedOn w:val="default"/>
  </w:style>
  <w:style w:type="paragraph" w:customStyle="1" w:styleId="orange3">
    <w:name w:val="orange3"/>
    <w:basedOn w:val="default"/>
  </w:style>
  <w:style w:type="paragraph" w:customStyle="1" w:styleId="turquise1">
    <w:name w:val="turquise1"/>
    <w:basedOn w:val="default"/>
  </w:style>
  <w:style w:type="paragraph" w:customStyle="1" w:styleId="turquise2">
    <w:name w:val="turquise2"/>
    <w:basedOn w:val="default"/>
  </w:style>
  <w:style w:type="paragraph" w:customStyle="1" w:styleId="turquise3">
    <w:name w:val="turquise3"/>
    <w:basedOn w:val="default"/>
  </w:style>
  <w:style w:type="paragraph" w:customStyle="1" w:styleId="blue1">
    <w:name w:val="blue1"/>
    <w:basedOn w:val="default"/>
  </w:style>
  <w:style w:type="paragraph" w:customStyle="1" w:styleId="blue2">
    <w:name w:val="blue2"/>
    <w:basedOn w:val="default"/>
  </w:style>
  <w:style w:type="paragraph" w:customStyle="1" w:styleId="blue3">
    <w:name w:val="blue3"/>
    <w:basedOn w:val="default"/>
  </w:style>
  <w:style w:type="paragraph" w:customStyle="1" w:styleId="sun1">
    <w:name w:val="sun1"/>
    <w:basedOn w:val="default"/>
  </w:style>
  <w:style w:type="paragraph" w:customStyle="1" w:styleId="sun2">
    <w:name w:val="sun2"/>
    <w:basedOn w:val="default"/>
  </w:style>
  <w:style w:type="paragraph" w:customStyle="1" w:styleId="sun3">
    <w:name w:val="sun3"/>
    <w:basedOn w:val="default"/>
  </w:style>
  <w:style w:type="paragraph" w:customStyle="1" w:styleId="earth1">
    <w:name w:val="earth1"/>
    <w:basedOn w:val="default"/>
  </w:style>
  <w:style w:type="paragraph" w:customStyle="1" w:styleId="earth2">
    <w:name w:val="earth2"/>
    <w:basedOn w:val="default"/>
  </w:style>
  <w:style w:type="paragraph" w:customStyle="1" w:styleId="earth3">
    <w:name w:val="earth3"/>
    <w:basedOn w:val="default"/>
  </w:style>
  <w:style w:type="paragraph" w:customStyle="1" w:styleId="green1">
    <w:name w:val="green1"/>
    <w:basedOn w:val="default"/>
  </w:style>
  <w:style w:type="paragraph" w:customStyle="1" w:styleId="green2">
    <w:name w:val="green2"/>
    <w:basedOn w:val="default"/>
  </w:style>
  <w:style w:type="paragraph" w:customStyle="1" w:styleId="green3">
    <w:name w:val="green3"/>
    <w:basedOn w:val="default"/>
  </w:style>
  <w:style w:type="paragraph" w:customStyle="1" w:styleId="seetang1">
    <w:name w:val="seetang1"/>
    <w:basedOn w:val="default"/>
  </w:style>
  <w:style w:type="paragraph" w:customStyle="1" w:styleId="seetang2">
    <w:name w:val="seetang2"/>
    <w:basedOn w:val="default"/>
  </w:style>
  <w:style w:type="paragraph" w:customStyle="1" w:styleId="seetang3">
    <w:name w:val="seetang3"/>
    <w:basedOn w:val="default"/>
  </w:style>
  <w:style w:type="paragraph" w:customStyle="1" w:styleId="lightblue1">
    <w:name w:val="lightblue1"/>
    <w:basedOn w:val="default"/>
  </w:style>
  <w:style w:type="paragraph" w:customStyle="1" w:styleId="lightblue2">
    <w:name w:val="lightblue2"/>
    <w:basedOn w:val="default"/>
  </w:style>
  <w:style w:type="paragraph" w:customStyle="1" w:styleId="lightblue3">
    <w:name w:val="lightblue3"/>
    <w:basedOn w:val="default"/>
  </w:style>
  <w:style w:type="paragraph" w:customStyle="1" w:styleId="yellow1">
    <w:name w:val="yellow1"/>
    <w:basedOn w:val="default"/>
  </w:style>
  <w:style w:type="paragraph" w:customStyle="1" w:styleId="yellow2">
    <w:name w:val="yellow2"/>
    <w:basedOn w:val="default"/>
  </w:style>
  <w:style w:type="paragraph" w:customStyle="1" w:styleId="yellow3">
    <w:name w:val="yellow3"/>
    <w:basedOn w:val="default"/>
  </w:style>
  <w:style w:type="paragraph" w:styleId="Title">
    <w:name w:val="Title"/>
    <w:basedOn w:val="Heading"/>
    <w:next w:val="Subtitle"/>
    <w:pPr>
      <w:jc w:val="center"/>
    </w:pPr>
    <w:rPr>
      <w:b/>
      <w:bCs/>
      <w:sz w:val="36"/>
      <w:szCs w:val="36"/>
    </w:rPr>
  </w:style>
  <w:style w:type="paragraph" w:styleId="Subtitle">
    <w:name w:val="Subtitle"/>
    <w:basedOn w:val="Heading"/>
    <w:next w:val="Textbody"/>
    <w:pPr>
      <w:jc w:val="center"/>
    </w:pPr>
    <w:rPr>
      <w:i/>
      <w:iCs/>
    </w:rPr>
  </w:style>
  <w:style w:type="paragraph" w:customStyle="1" w:styleId="Backgroundobjects">
    <w:name w:val="Background objects"/>
    <w:pPr>
      <w:autoSpaceDE w:val="0"/>
    </w:pPr>
  </w:style>
  <w:style w:type="paragraph" w:customStyle="1" w:styleId="Background">
    <w:name w:val="Background"/>
    <w:pPr>
      <w:autoSpaceDE w:val="0"/>
    </w:pPr>
  </w:style>
  <w:style w:type="paragraph" w:customStyle="1" w:styleId="Notes">
    <w:name w:val="Notes"/>
    <w:pPr>
      <w:autoSpaceDE w:val="0"/>
      <w:ind w:left="340" w:hanging="340"/>
    </w:pPr>
    <w:rPr>
      <w:rFonts w:ascii="Lohit Hindi" w:eastAsia="Lohit Hindi" w:hAnsi="Lohit Hindi"/>
      <w:sz w:val="40"/>
      <w:szCs w:val="40"/>
    </w:rPr>
  </w:style>
  <w:style w:type="paragraph" w:customStyle="1" w:styleId="Outline1">
    <w:name w:val="Outline 1"/>
    <w:pPr>
      <w:autoSpaceDE w:val="0"/>
      <w:spacing w:after="283" w:line="200" w:lineRule="atLeast"/>
    </w:pPr>
    <w:rPr>
      <w:rFonts w:ascii="Lohit Hindi" w:eastAsia="Lohit Hindi" w:hAnsi="Lohit Hindi"/>
      <w:color w:val="000000"/>
      <w:sz w:val="64"/>
      <w:szCs w:val="64"/>
    </w:rPr>
  </w:style>
  <w:style w:type="paragraph" w:customStyle="1" w:styleId="Outline2">
    <w:name w:val="Outline 2"/>
    <w:basedOn w:val="Outline1"/>
    <w:pPr>
      <w:spacing w:after="227"/>
    </w:pPr>
    <w:rPr>
      <w:sz w:val="48"/>
      <w:szCs w:val="48"/>
    </w:rPr>
  </w:style>
  <w:style w:type="paragraph" w:customStyle="1" w:styleId="Outline3">
    <w:name w:val="Outline 3"/>
    <w:basedOn w:val="Outline2"/>
    <w:pPr>
      <w:spacing w:after="170"/>
    </w:pPr>
    <w:rPr>
      <w:sz w:val="40"/>
      <w:szCs w:val="40"/>
    </w:rPr>
  </w:style>
  <w:style w:type="paragraph" w:customStyle="1" w:styleId="Outline4">
    <w:name w:val="Outline 4"/>
    <w:basedOn w:val="Outline3"/>
    <w:pPr>
      <w:spacing w:after="113"/>
    </w:pPr>
  </w:style>
  <w:style w:type="paragraph" w:customStyle="1" w:styleId="Outline5">
    <w:name w:val="Outline 5"/>
    <w:basedOn w:val="Outline4"/>
    <w:pPr>
      <w:spacing w:after="57"/>
    </w:pPr>
  </w:style>
  <w:style w:type="paragraph" w:customStyle="1" w:styleId="Outline6">
    <w:name w:val="Outline 6"/>
    <w:basedOn w:val="Outline5"/>
  </w:style>
  <w:style w:type="paragraph" w:customStyle="1" w:styleId="Outline7">
    <w:name w:val="Outline 7"/>
    <w:basedOn w:val="Outline6"/>
  </w:style>
  <w:style w:type="paragraph" w:customStyle="1" w:styleId="Outline8">
    <w:name w:val="Outline 8"/>
    <w:basedOn w:val="Outline7"/>
  </w:style>
  <w:style w:type="paragraph" w:customStyle="1" w:styleId="Outline9">
    <w:name w:val="Outline 9"/>
    <w:basedOn w:val="Outline8"/>
  </w:style>
  <w:style w:type="paragraph" w:customStyle="1" w:styleId="TitleandContentLTGliederung1">
    <w:name w:val="Title and Content~LT~Gliederung 1"/>
    <w:pPr>
      <w:autoSpaceDE w:val="0"/>
      <w:spacing w:after="283" w:line="200" w:lineRule="atLeast"/>
    </w:pPr>
    <w:rPr>
      <w:rFonts w:ascii="Lohit Hindi" w:eastAsia="Lohit Hindi" w:hAnsi="Lohit Hindi"/>
      <w:color w:val="000000"/>
      <w:sz w:val="64"/>
      <w:szCs w:val="64"/>
    </w:rPr>
  </w:style>
  <w:style w:type="paragraph" w:customStyle="1" w:styleId="TitleandContentLTGliederung2">
    <w:name w:val="Title and Content~LT~Gliederung 2"/>
    <w:basedOn w:val="TitleandContentLTGliederung1"/>
    <w:pPr>
      <w:spacing w:after="227"/>
    </w:pPr>
    <w:rPr>
      <w:sz w:val="48"/>
      <w:szCs w:val="48"/>
    </w:rPr>
  </w:style>
  <w:style w:type="paragraph" w:customStyle="1" w:styleId="TitleandContentLTGliederung3">
    <w:name w:val="Title and Content~LT~Gliederung 3"/>
    <w:basedOn w:val="TitleandContentLTGliederung2"/>
    <w:pPr>
      <w:spacing w:after="170"/>
    </w:pPr>
    <w:rPr>
      <w:sz w:val="40"/>
      <w:szCs w:val="40"/>
    </w:rPr>
  </w:style>
  <w:style w:type="paragraph" w:customStyle="1" w:styleId="TitleandContentLTGliederung4">
    <w:name w:val="Title and Content~LT~Gliederung 4"/>
    <w:basedOn w:val="TitleandContentLTGliederung3"/>
    <w:pPr>
      <w:spacing w:after="113"/>
    </w:pPr>
  </w:style>
  <w:style w:type="paragraph" w:customStyle="1" w:styleId="TitleandContentLTGliederung5">
    <w:name w:val="Title and Content~LT~Gliederung 5"/>
    <w:basedOn w:val="TitleandContentLTGliederung4"/>
    <w:pPr>
      <w:spacing w:after="57"/>
    </w:pPr>
  </w:style>
  <w:style w:type="paragraph" w:customStyle="1" w:styleId="TitleandContentLTGliederung6">
    <w:name w:val="Title and Content~LT~Gliederung 6"/>
    <w:basedOn w:val="TitleandContentLTGliederung5"/>
  </w:style>
  <w:style w:type="paragraph" w:customStyle="1" w:styleId="TitleandContentLTGliederung7">
    <w:name w:val="Title and Content~LT~Gliederung 7"/>
    <w:basedOn w:val="TitleandContentLTGliederung6"/>
  </w:style>
  <w:style w:type="paragraph" w:customStyle="1" w:styleId="TitleandContentLTGliederung8">
    <w:name w:val="Title and Content~LT~Gliederung 8"/>
    <w:basedOn w:val="TitleandContentLTGliederung7"/>
  </w:style>
  <w:style w:type="paragraph" w:customStyle="1" w:styleId="TitleandContentLTGliederung9">
    <w:name w:val="Title and Content~LT~Gliederung 9"/>
    <w:basedOn w:val="TitleandContentLTGliederung8"/>
  </w:style>
  <w:style w:type="paragraph" w:customStyle="1" w:styleId="TitleandContentLTTitel">
    <w:name w:val="Title and Content~LT~Titel"/>
    <w:pPr>
      <w:autoSpaceDE w:val="0"/>
      <w:spacing w:line="200" w:lineRule="atLeast"/>
    </w:pPr>
    <w:rPr>
      <w:rFonts w:ascii="Lohit Hindi" w:eastAsia="Lohit Hindi" w:hAnsi="Lohit Hindi"/>
      <w:color w:val="000000"/>
      <w:sz w:val="36"/>
      <w:szCs w:val="36"/>
    </w:rPr>
  </w:style>
  <w:style w:type="paragraph" w:customStyle="1" w:styleId="TitleandContentLTUntertitel">
    <w:name w:val="Title and Content~LT~Untertitel"/>
    <w:pPr>
      <w:autoSpaceDE w:val="0"/>
      <w:jc w:val="center"/>
    </w:pPr>
    <w:rPr>
      <w:rFonts w:ascii="Lohit Hindi" w:eastAsia="Lohit Hindi" w:hAnsi="Lohit Hindi"/>
      <w:sz w:val="64"/>
      <w:szCs w:val="64"/>
    </w:rPr>
  </w:style>
  <w:style w:type="paragraph" w:customStyle="1" w:styleId="TitleandContentLTNotizen">
    <w:name w:val="Title and Content~LT~Notizen"/>
    <w:pPr>
      <w:autoSpaceDE w:val="0"/>
      <w:ind w:left="340" w:hanging="340"/>
    </w:pPr>
    <w:rPr>
      <w:rFonts w:ascii="Lohit Hindi" w:eastAsia="Lohit Hindi" w:hAnsi="Lohit Hindi"/>
      <w:sz w:val="40"/>
      <w:szCs w:val="40"/>
    </w:rPr>
  </w:style>
  <w:style w:type="paragraph" w:customStyle="1" w:styleId="TitleandContentLTHintergrundobjekte">
    <w:name w:val="Title and Content~LT~Hintergrundobjekte"/>
    <w:pPr>
      <w:autoSpaceDE w:val="0"/>
    </w:pPr>
  </w:style>
  <w:style w:type="paragraph" w:customStyle="1" w:styleId="TitleandContentLTHintergrund">
    <w:name w:val="Title and Content~LT~Hintergrund"/>
    <w:pPr>
      <w:autoSpaceDE w:val="0"/>
    </w:pPr>
  </w:style>
  <w:style w:type="paragraph" w:customStyle="1" w:styleId="TwoContentLTGliederung1">
    <w:name w:val="Two Content~LT~Gliederung 1"/>
    <w:pPr>
      <w:autoSpaceDE w:val="0"/>
      <w:spacing w:after="283" w:line="200" w:lineRule="atLeast"/>
    </w:pPr>
    <w:rPr>
      <w:rFonts w:ascii="Lohit Hindi" w:eastAsia="Lohit Hindi" w:hAnsi="Lohit Hindi"/>
      <w:color w:val="000000"/>
      <w:sz w:val="64"/>
      <w:szCs w:val="64"/>
    </w:rPr>
  </w:style>
  <w:style w:type="paragraph" w:customStyle="1" w:styleId="TwoContentLTGliederung2">
    <w:name w:val="Two Content~LT~Gliederung 2"/>
    <w:basedOn w:val="TwoContentLTGliederung1"/>
    <w:pPr>
      <w:spacing w:after="227"/>
    </w:pPr>
    <w:rPr>
      <w:sz w:val="48"/>
      <w:szCs w:val="48"/>
    </w:rPr>
  </w:style>
  <w:style w:type="paragraph" w:customStyle="1" w:styleId="TwoContentLTGliederung3">
    <w:name w:val="Two Content~LT~Gliederung 3"/>
    <w:basedOn w:val="TwoContentLTGliederung2"/>
    <w:pPr>
      <w:spacing w:after="170"/>
    </w:pPr>
    <w:rPr>
      <w:sz w:val="40"/>
      <w:szCs w:val="40"/>
    </w:rPr>
  </w:style>
  <w:style w:type="paragraph" w:customStyle="1" w:styleId="TwoContentLTGliederung4">
    <w:name w:val="Two Content~LT~Gliederung 4"/>
    <w:basedOn w:val="TwoContentLTGliederung3"/>
    <w:pPr>
      <w:spacing w:after="113"/>
    </w:pPr>
  </w:style>
  <w:style w:type="paragraph" w:customStyle="1" w:styleId="TwoContentLTGliederung5">
    <w:name w:val="Two Content~LT~Gliederung 5"/>
    <w:basedOn w:val="TwoContentLTGliederung4"/>
    <w:pPr>
      <w:spacing w:after="57"/>
    </w:pPr>
  </w:style>
  <w:style w:type="paragraph" w:customStyle="1" w:styleId="TwoContentLTGliederung6">
    <w:name w:val="Two Content~LT~Gliederung 6"/>
    <w:basedOn w:val="TwoContentLTGliederung5"/>
  </w:style>
  <w:style w:type="paragraph" w:customStyle="1" w:styleId="TwoContentLTGliederung7">
    <w:name w:val="Two Content~LT~Gliederung 7"/>
    <w:basedOn w:val="TwoContentLTGliederung6"/>
  </w:style>
  <w:style w:type="paragraph" w:customStyle="1" w:styleId="TwoContentLTGliederung8">
    <w:name w:val="Two Content~LT~Gliederung 8"/>
    <w:basedOn w:val="TwoContentLTGliederung7"/>
  </w:style>
  <w:style w:type="paragraph" w:customStyle="1" w:styleId="TwoContentLTGliederung9">
    <w:name w:val="Two Content~LT~Gliederung 9"/>
    <w:basedOn w:val="TwoContentLTGliederung8"/>
  </w:style>
  <w:style w:type="paragraph" w:customStyle="1" w:styleId="TwoContentLTTitel">
    <w:name w:val="Two Content~LT~Titel"/>
    <w:pPr>
      <w:autoSpaceDE w:val="0"/>
      <w:spacing w:line="200" w:lineRule="atLeast"/>
    </w:pPr>
    <w:rPr>
      <w:rFonts w:ascii="Lohit Hindi" w:eastAsia="Lohit Hindi" w:hAnsi="Lohit Hindi"/>
      <w:color w:val="000000"/>
      <w:sz w:val="36"/>
      <w:szCs w:val="36"/>
    </w:rPr>
  </w:style>
  <w:style w:type="paragraph" w:customStyle="1" w:styleId="TwoContentLTUntertitel">
    <w:name w:val="Two Content~LT~Untertitel"/>
    <w:pPr>
      <w:autoSpaceDE w:val="0"/>
      <w:jc w:val="center"/>
    </w:pPr>
    <w:rPr>
      <w:rFonts w:ascii="Lohit Hindi" w:eastAsia="Lohit Hindi" w:hAnsi="Lohit Hindi"/>
      <w:sz w:val="64"/>
      <w:szCs w:val="64"/>
    </w:rPr>
  </w:style>
  <w:style w:type="paragraph" w:customStyle="1" w:styleId="TwoContentLTNotizen">
    <w:name w:val="Two Content~LT~Notizen"/>
    <w:pPr>
      <w:autoSpaceDE w:val="0"/>
      <w:ind w:left="340" w:hanging="340"/>
    </w:pPr>
    <w:rPr>
      <w:rFonts w:ascii="Lohit Hindi" w:eastAsia="Lohit Hindi" w:hAnsi="Lohit Hindi"/>
      <w:sz w:val="40"/>
      <w:szCs w:val="40"/>
    </w:rPr>
  </w:style>
  <w:style w:type="paragraph" w:customStyle="1" w:styleId="TwoContentLTHintergrundobjekte">
    <w:name w:val="Two Content~LT~Hintergrundobjekte"/>
    <w:pPr>
      <w:autoSpaceDE w:val="0"/>
    </w:pPr>
  </w:style>
  <w:style w:type="paragraph" w:customStyle="1" w:styleId="TwoContentLTHintergrund">
    <w:name w:val="Two Content~LT~Hintergrund"/>
    <w:pPr>
      <w:autoSpaceDE w:val="0"/>
    </w:pPr>
  </w:style>
  <w:style w:type="paragraph" w:customStyle="1" w:styleId="BlankLTGliederung1">
    <w:name w:val="Blank~LT~Gliederung 1"/>
    <w:pPr>
      <w:autoSpaceDE w:val="0"/>
      <w:spacing w:after="283" w:line="200" w:lineRule="atLeast"/>
    </w:pPr>
    <w:rPr>
      <w:rFonts w:ascii="Lohit Hindi" w:eastAsia="Lohit Hindi" w:hAnsi="Lohit Hindi"/>
      <w:color w:val="000000"/>
      <w:sz w:val="64"/>
      <w:szCs w:val="64"/>
    </w:rPr>
  </w:style>
  <w:style w:type="paragraph" w:customStyle="1" w:styleId="BlankLTGliederung2">
    <w:name w:val="Blank~LT~Gliederung 2"/>
    <w:basedOn w:val="BlankLTGliederung1"/>
    <w:pPr>
      <w:spacing w:after="227"/>
    </w:pPr>
    <w:rPr>
      <w:sz w:val="48"/>
      <w:szCs w:val="48"/>
    </w:rPr>
  </w:style>
  <w:style w:type="paragraph" w:customStyle="1" w:styleId="BlankLTGliederung3">
    <w:name w:val="Blank~LT~Gliederung 3"/>
    <w:basedOn w:val="BlankLTGliederung2"/>
    <w:pPr>
      <w:spacing w:after="170"/>
    </w:pPr>
    <w:rPr>
      <w:sz w:val="40"/>
      <w:szCs w:val="40"/>
    </w:rPr>
  </w:style>
  <w:style w:type="paragraph" w:customStyle="1" w:styleId="BlankLTGliederung4">
    <w:name w:val="Blank~LT~Gliederung 4"/>
    <w:basedOn w:val="BlankLTGliederung3"/>
    <w:pPr>
      <w:spacing w:after="113"/>
    </w:pPr>
  </w:style>
  <w:style w:type="paragraph" w:customStyle="1" w:styleId="BlankLTGliederung5">
    <w:name w:val="Blank~LT~Gliederung 5"/>
    <w:basedOn w:val="BlankLTGliederung4"/>
    <w:pPr>
      <w:spacing w:after="57"/>
    </w:pPr>
  </w:style>
  <w:style w:type="paragraph" w:customStyle="1" w:styleId="BlankLTGliederung6">
    <w:name w:val="Blank~LT~Gliederung 6"/>
    <w:basedOn w:val="BlankLTGliederung5"/>
  </w:style>
  <w:style w:type="paragraph" w:customStyle="1" w:styleId="BlankLTGliederung7">
    <w:name w:val="Blank~LT~Gliederung 7"/>
    <w:basedOn w:val="BlankLTGliederung6"/>
  </w:style>
  <w:style w:type="paragraph" w:customStyle="1" w:styleId="BlankLTGliederung8">
    <w:name w:val="Blank~LT~Gliederung 8"/>
    <w:basedOn w:val="BlankLTGliederung7"/>
  </w:style>
  <w:style w:type="paragraph" w:customStyle="1" w:styleId="BlankLTGliederung9">
    <w:name w:val="Blank~LT~Gliederung 9"/>
    <w:basedOn w:val="BlankLTGliederung8"/>
  </w:style>
  <w:style w:type="paragraph" w:customStyle="1" w:styleId="BlankLTTitel">
    <w:name w:val="Blank~LT~Titel"/>
    <w:pPr>
      <w:autoSpaceDE w:val="0"/>
      <w:spacing w:line="200" w:lineRule="atLeast"/>
    </w:pPr>
    <w:rPr>
      <w:rFonts w:ascii="Lohit Hindi" w:eastAsia="Lohit Hindi" w:hAnsi="Lohit Hindi"/>
      <w:color w:val="000000"/>
      <w:sz w:val="36"/>
      <w:szCs w:val="36"/>
    </w:rPr>
  </w:style>
  <w:style w:type="paragraph" w:customStyle="1" w:styleId="BlankLTUntertitel">
    <w:name w:val="Blank~LT~Untertitel"/>
    <w:pPr>
      <w:autoSpaceDE w:val="0"/>
      <w:jc w:val="center"/>
    </w:pPr>
    <w:rPr>
      <w:rFonts w:ascii="Lohit Hindi" w:eastAsia="Lohit Hindi" w:hAnsi="Lohit Hindi"/>
      <w:sz w:val="64"/>
      <w:szCs w:val="64"/>
    </w:rPr>
  </w:style>
  <w:style w:type="paragraph" w:customStyle="1" w:styleId="BlankLTNotizen">
    <w:name w:val="Blank~LT~Notizen"/>
    <w:pPr>
      <w:autoSpaceDE w:val="0"/>
      <w:ind w:left="340" w:hanging="340"/>
    </w:pPr>
    <w:rPr>
      <w:rFonts w:ascii="Lohit Hindi" w:eastAsia="Lohit Hindi" w:hAnsi="Lohit Hindi"/>
      <w:sz w:val="40"/>
      <w:szCs w:val="40"/>
    </w:rPr>
  </w:style>
  <w:style w:type="paragraph" w:customStyle="1" w:styleId="BlankLTHintergrundobjekte">
    <w:name w:val="Blank~LT~Hintergrundobjekte"/>
    <w:pPr>
      <w:autoSpaceDE w:val="0"/>
    </w:pPr>
  </w:style>
  <w:style w:type="paragraph" w:customStyle="1" w:styleId="BlankLTHintergrund">
    <w:name w:val="Blank~LT~Hintergrund"/>
    <w:pPr>
      <w:autoSpaceDE w:val="0"/>
    </w:pPr>
  </w:style>
  <w:style w:type="character" w:styleId="FootnoteReference">
    <w:name w:val="footnote reference"/>
    <w:basedOn w:val="DefaultParagraphFont"/>
    <w:rPr>
      <w:position w:val="0"/>
      <w:vertAlign w:val="superscript"/>
    </w:rPr>
  </w:style>
  <w:style w:type="character" w:customStyle="1" w:styleId="FootnoteSymbol">
    <w:name w:val="Footnote Symbol"/>
  </w:style>
  <w:style w:type="character" w:customStyle="1" w:styleId="Footnoteanchor">
    <w:name w:val="Footnote anchor"/>
    <w:rPr>
      <w:position w:val="0"/>
      <w:vertAlign w:val="superscript"/>
    </w:rPr>
  </w:style>
  <w:style w:type="character" w:customStyle="1" w:styleId="NumberingSymbols">
    <w:name w:val="Numbering Symbols"/>
  </w:style>
  <w:style w:type="numbering" w:customStyle="1" w:styleId="WWNum29">
    <w:name w:val="WWNum29"/>
    <w:basedOn w:val="NoList"/>
    <w:pPr>
      <w:numPr>
        <w:numId w:val="1"/>
      </w:numPr>
    </w:pPr>
  </w:style>
  <w:style w:type="paragraph" w:styleId="BalloonText">
    <w:name w:val="Balloon Text"/>
    <w:basedOn w:val="Normal"/>
    <w:link w:val="BalloonTextChar"/>
    <w:uiPriority w:val="99"/>
    <w:semiHidden/>
    <w:unhideWhenUsed/>
    <w:rsid w:val="00F14186"/>
    <w:rPr>
      <w:rFonts w:ascii="Tahoma" w:hAnsi="Tahoma" w:cs="Mangal"/>
      <w:sz w:val="16"/>
      <w:szCs w:val="14"/>
    </w:rPr>
  </w:style>
  <w:style w:type="character" w:customStyle="1" w:styleId="BalloonTextChar">
    <w:name w:val="Balloon Text Char"/>
    <w:basedOn w:val="DefaultParagraphFont"/>
    <w:link w:val="BalloonText"/>
    <w:uiPriority w:val="99"/>
    <w:semiHidden/>
    <w:rsid w:val="00F14186"/>
    <w:rPr>
      <w:rFonts w:ascii="Tahoma" w:hAnsi="Tahoma" w:cs="Mangal"/>
      <w:sz w:val="16"/>
      <w:szCs w:val="14"/>
    </w:rPr>
  </w:style>
  <w:style w:type="paragraph" w:styleId="NormalWeb">
    <w:name w:val="Normal (Web)"/>
    <w:basedOn w:val="Normal"/>
    <w:uiPriority w:val="99"/>
    <w:semiHidden/>
    <w:unhideWhenUsed/>
    <w:rsid w:val="006F2A1F"/>
    <w:pPr>
      <w:widowControl/>
      <w:suppressAutoHyphens w:val="0"/>
      <w:autoSpaceDN/>
      <w:spacing w:before="100" w:beforeAutospacing="1" w:after="100" w:afterAutospacing="1"/>
      <w:textAlignment w:val="auto"/>
    </w:pPr>
    <w:rPr>
      <w:rFonts w:eastAsiaTheme="minorEastAsia" w:cs="Times New Roman"/>
      <w:kern w:val="0"/>
      <w:lang w:val="en-US" w:eastAsia="en-US" w:bidi="ar-SA"/>
    </w:rPr>
  </w:style>
  <w:style w:type="character" w:styleId="CommentReference">
    <w:name w:val="annotation reference"/>
    <w:basedOn w:val="DefaultParagraphFont"/>
    <w:uiPriority w:val="99"/>
    <w:semiHidden/>
    <w:unhideWhenUsed/>
    <w:rsid w:val="00B85847"/>
    <w:rPr>
      <w:sz w:val="16"/>
      <w:szCs w:val="16"/>
    </w:rPr>
  </w:style>
  <w:style w:type="paragraph" w:styleId="CommentText">
    <w:name w:val="annotation text"/>
    <w:basedOn w:val="Normal"/>
    <w:link w:val="CommentTextChar"/>
    <w:uiPriority w:val="99"/>
    <w:semiHidden/>
    <w:unhideWhenUsed/>
    <w:rsid w:val="00B85847"/>
    <w:rPr>
      <w:rFonts w:cs="Mangal"/>
      <w:sz w:val="20"/>
      <w:szCs w:val="18"/>
    </w:rPr>
  </w:style>
  <w:style w:type="character" w:customStyle="1" w:styleId="CommentTextChar">
    <w:name w:val="Comment Text Char"/>
    <w:basedOn w:val="DefaultParagraphFont"/>
    <w:link w:val="CommentText"/>
    <w:uiPriority w:val="99"/>
    <w:semiHidden/>
    <w:rsid w:val="00B85847"/>
    <w:rPr>
      <w:rFonts w:cs="Mangal"/>
      <w:sz w:val="20"/>
      <w:szCs w:val="18"/>
    </w:rPr>
  </w:style>
  <w:style w:type="paragraph" w:styleId="CommentSubject">
    <w:name w:val="annotation subject"/>
    <w:basedOn w:val="CommentText"/>
    <w:next w:val="CommentText"/>
    <w:link w:val="CommentSubjectChar"/>
    <w:uiPriority w:val="99"/>
    <w:semiHidden/>
    <w:unhideWhenUsed/>
    <w:rsid w:val="00B85847"/>
    <w:rPr>
      <w:b/>
      <w:bCs/>
    </w:rPr>
  </w:style>
  <w:style w:type="character" w:customStyle="1" w:styleId="CommentSubjectChar">
    <w:name w:val="Comment Subject Char"/>
    <w:basedOn w:val="CommentTextChar"/>
    <w:link w:val="CommentSubject"/>
    <w:uiPriority w:val="99"/>
    <w:semiHidden/>
    <w:rsid w:val="00B85847"/>
    <w:rPr>
      <w:rFonts w:cs="Mangal"/>
      <w:b/>
      <w:bCs/>
      <w:sz w:val="20"/>
      <w:szCs w:val="18"/>
    </w:rPr>
  </w:style>
  <w:style w:type="character" w:customStyle="1" w:styleId="Heading1Char">
    <w:name w:val="Heading 1 Char"/>
    <w:basedOn w:val="DefaultParagraphFont"/>
    <w:link w:val="Heading1"/>
    <w:uiPriority w:val="9"/>
    <w:rsid w:val="00DE373F"/>
    <w:rPr>
      <w:rFonts w:ascii="Arial" w:eastAsiaTheme="majorEastAsia" w:hAnsi="Arial" w:cs="Mangal"/>
      <w:b/>
      <w:bCs/>
      <w:sz w:val="32"/>
      <w:szCs w:val="25"/>
    </w:rPr>
  </w:style>
  <w:style w:type="character" w:customStyle="1" w:styleId="Heading2Char">
    <w:name w:val="Heading 2 Char"/>
    <w:basedOn w:val="DefaultParagraphFont"/>
    <w:link w:val="Heading2"/>
    <w:uiPriority w:val="9"/>
    <w:rsid w:val="00DE373F"/>
    <w:rPr>
      <w:rFonts w:ascii="Arial" w:eastAsiaTheme="majorEastAsia" w:hAnsi="Arial" w:cs="Mangal"/>
      <w:b/>
      <w:bCs/>
      <w:sz w:val="28"/>
      <w:szCs w:val="23"/>
    </w:rPr>
  </w:style>
  <w:style w:type="character" w:customStyle="1" w:styleId="Heading3Char">
    <w:name w:val="Heading 3 Char"/>
    <w:basedOn w:val="DefaultParagraphFont"/>
    <w:link w:val="Heading3"/>
    <w:uiPriority w:val="9"/>
    <w:semiHidden/>
    <w:rsid w:val="00DE373F"/>
    <w:rPr>
      <w:rFonts w:ascii="Arial" w:eastAsiaTheme="majorEastAsia" w:hAnsi="Arial" w:cs="Mangal"/>
      <w:b/>
      <w:bCs/>
      <w:szCs w:val="2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Droid Sans Fallback" w:hAnsi="Times New Roman" w:cs="Lohit Hindi"/>
        <w:kern w:val="3"/>
        <w:sz w:val="24"/>
        <w:szCs w:val="24"/>
        <w:lang w:val="en-CA" w:eastAsia="zh-CN" w:bidi="hi-IN"/>
      </w:rPr>
    </w:rPrDefault>
    <w:pPrDefault>
      <w:pPr>
        <w:widowControl w:val="0"/>
        <w:suppressAutoHyphens/>
        <w:autoSpaceDN w:val="0"/>
        <w:textAlignment w:val="baseline"/>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B7AF1"/>
    <w:pPr>
      <w:spacing w:before="120" w:after="120"/>
    </w:pPr>
  </w:style>
  <w:style w:type="paragraph" w:styleId="Heading1">
    <w:name w:val="heading 1"/>
    <w:basedOn w:val="Normal"/>
    <w:next w:val="Normal"/>
    <w:link w:val="Heading1Char"/>
    <w:uiPriority w:val="9"/>
    <w:qFormat/>
    <w:rsid w:val="00DE373F"/>
    <w:pPr>
      <w:keepNext/>
      <w:keepLines/>
      <w:outlineLvl w:val="0"/>
    </w:pPr>
    <w:rPr>
      <w:rFonts w:ascii="Arial" w:eastAsiaTheme="majorEastAsia" w:hAnsi="Arial" w:cs="Mangal"/>
      <w:b/>
      <w:bCs/>
      <w:sz w:val="32"/>
      <w:szCs w:val="25"/>
    </w:rPr>
  </w:style>
  <w:style w:type="paragraph" w:styleId="Heading2">
    <w:name w:val="heading 2"/>
    <w:basedOn w:val="Normal"/>
    <w:next w:val="Normal"/>
    <w:link w:val="Heading2Char"/>
    <w:uiPriority w:val="9"/>
    <w:unhideWhenUsed/>
    <w:qFormat/>
    <w:rsid w:val="00DE373F"/>
    <w:pPr>
      <w:keepNext/>
      <w:keepLines/>
      <w:outlineLvl w:val="1"/>
    </w:pPr>
    <w:rPr>
      <w:rFonts w:ascii="Arial" w:eastAsiaTheme="majorEastAsia" w:hAnsi="Arial" w:cs="Mangal"/>
      <w:b/>
      <w:bCs/>
      <w:sz w:val="28"/>
      <w:szCs w:val="23"/>
    </w:rPr>
  </w:style>
  <w:style w:type="paragraph" w:styleId="Heading3">
    <w:name w:val="heading 3"/>
    <w:basedOn w:val="Normal"/>
    <w:next w:val="Normal"/>
    <w:link w:val="Heading3Char"/>
    <w:uiPriority w:val="9"/>
    <w:semiHidden/>
    <w:unhideWhenUsed/>
    <w:qFormat/>
    <w:rsid w:val="00DE373F"/>
    <w:pPr>
      <w:keepNext/>
      <w:keepLines/>
      <w:outlineLvl w:val="2"/>
    </w:pPr>
    <w:rPr>
      <w:rFonts w:ascii="Arial" w:eastAsiaTheme="majorEastAsia" w:hAnsi="Arial" w:cs="Mangal"/>
      <w:b/>
      <w:bCs/>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style>
  <w:style w:type="paragraph" w:customStyle="1" w:styleId="Heading">
    <w:name w:val="Heading"/>
    <w:basedOn w:val="Standard"/>
    <w:next w:val="Textbody"/>
    <w:pPr>
      <w:keepNext/>
      <w:spacing w:before="240" w:after="120"/>
    </w:pPr>
    <w:rPr>
      <w:rFonts w:ascii="Arial" w:hAnsi="Arial"/>
      <w:sz w:val="28"/>
      <w:szCs w:val="28"/>
    </w:rPr>
  </w:style>
  <w:style w:type="paragraph" w:customStyle="1" w:styleId="Textbody">
    <w:name w:val="Text body"/>
    <w:basedOn w:val="Standard"/>
    <w:pPr>
      <w:spacing w:after="120"/>
    </w:pPr>
  </w:style>
  <w:style w:type="paragraph" w:styleId="List">
    <w:name w:val="List"/>
    <w:basedOn w:val="Textbody"/>
  </w:style>
  <w:style w:type="paragraph" w:styleId="Caption">
    <w:name w:val="caption"/>
    <w:basedOn w:val="Standard"/>
    <w:qFormat/>
    <w:rsid w:val="00DE373F"/>
    <w:pPr>
      <w:suppressLineNumbers/>
      <w:spacing w:before="120" w:after="120"/>
      <w:jc w:val="center"/>
      <w:pPrChange w:id="1" w:author="Ben Larson" w:date="2015-04-08T15:30:00Z">
        <w:pPr>
          <w:widowControl w:val="0"/>
          <w:suppressLineNumbers/>
          <w:suppressAutoHyphens/>
          <w:autoSpaceDN w:val="0"/>
          <w:spacing w:before="120" w:after="120"/>
          <w:textAlignment w:val="baseline"/>
        </w:pPr>
      </w:pPrChange>
    </w:pPr>
    <w:rPr>
      <w:rFonts w:ascii="Arial" w:eastAsia="WenQuanYi Micro Hei" w:hAnsi="Arial"/>
      <w:b/>
      <w:iCs/>
      <w:sz w:val="20"/>
      <w:lang w:eastAsia="hi-IN"/>
      <w:rPrChange w:id="1" w:author="Ben Larson" w:date="2015-04-08T15:30:00Z">
        <w:rPr>
          <w:rFonts w:eastAsia="WenQuanYi Micro Hei" w:cs="Lohit Hindi"/>
          <w:i/>
          <w:iCs/>
          <w:kern w:val="3"/>
          <w:sz w:val="24"/>
          <w:szCs w:val="24"/>
          <w:lang w:val="en-CA" w:eastAsia="hi-IN" w:bidi="hi-IN"/>
        </w:rPr>
      </w:rPrChange>
    </w:rPr>
  </w:style>
  <w:style w:type="paragraph" w:customStyle="1" w:styleId="Index">
    <w:name w:val="Index"/>
    <w:basedOn w:val="Standard"/>
    <w:pPr>
      <w:suppressLineNumbers/>
    </w:pPr>
  </w:style>
  <w:style w:type="paragraph" w:customStyle="1" w:styleId="Footnote">
    <w:name w:val="Footnote"/>
    <w:basedOn w:val="Standard"/>
    <w:pPr>
      <w:suppressLineNumbers/>
      <w:ind w:left="339" w:hanging="339"/>
    </w:pPr>
    <w:rPr>
      <w:sz w:val="20"/>
      <w:szCs w:val="20"/>
    </w:rPr>
  </w:style>
  <w:style w:type="paragraph" w:styleId="FootnoteText">
    <w:name w:val="footnote text"/>
    <w:basedOn w:val="Standard"/>
    <w:rPr>
      <w:sz w:val="20"/>
    </w:rPr>
  </w:style>
  <w:style w:type="paragraph" w:customStyle="1" w:styleId="Illustration">
    <w:name w:val="Illustration"/>
    <w:basedOn w:val="Caption"/>
  </w:style>
  <w:style w:type="paragraph" w:customStyle="1" w:styleId="Framecontents">
    <w:name w:val="Frame contents"/>
    <w:basedOn w:val="Textbody"/>
  </w:style>
  <w:style w:type="paragraph" w:customStyle="1" w:styleId="Objectwitharrow">
    <w:name w:val="Object with arrow"/>
    <w:basedOn w:val="Standard"/>
  </w:style>
  <w:style w:type="paragraph" w:customStyle="1" w:styleId="Objectwithshadow">
    <w:name w:val="Object with shadow"/>
    <w:basedOn w:val="Standard"/>
  </w:style>
  <w:style w:type="paragraph" w:customStyle="1" w:styleId="Objectwithoutfill">
    <w:name w:val="Object without fill"/>
    <w:basedOn w:val="Standard"/>
  </w:style>
  <w:style w:type="paragraph" w:customStyle="1" w:styleId="Text">
    <w:name w:val="Text"/>
    <w:basedOn w:val="Caption"/>
  </w:style>
  <w:style w:type="paragraph" w:customStyle="1" w:styleId="Textbodyjustified">
    <w:name w:val="Text body justified"/>
    <w:basedOn w:val="Standard"/>
  </w:style>
  <w:style w:type="paragraph" w:customStyle="1" w:styleId="Firstlineindent">
    <w:name w:val="First line indent"/>
    <w:basedOn w:val="Textbody"/>
    <w:pPr>
      <w:spacing w:after="0"/>
      <w:ind w:firstLine="283"/>
    </w:pPr>
  </w:style>
  <w:style w:type="paragraph" w:customStyle="1" w:styleId="Title1">
    <w:name w:val="Title1"/>
    <w:basedOn w:val="Standard"/>
    <w:pPr>
      <w:jc w:val="center"/>
    </w:pPr>
  </w:style>
  <w:style w:type="paragraph" w:customStyle="1" w:styleId="Title2">
    <w:name w:val="Title2"/>
    <w:basedOn w:val="Standard"/>
    <w:pPr>
      <w:spacing w:before="57" w:after="57"/>
      <w:ind w:right="113"/>
      <w:jc w:val="center"/>
    </w:pPr>
  </w:style>
  <w:style w:type="paragraph" w:customStyle="1" w:styleId="WW-Heading">
    <w:name w:val="WW-Heading"/>
    <w:basedOn w:val="Standard"/>
    <w:pPr>
      <w:spacing w:before="238" w:after="119"/>
    </w:pPr>
  </w:style>
  <w:style w:type="paragraph" w:customStyle="1" w:styleId="Heading10">
    <w:name w:val="Heading1"/>
    <w:basedOn w:val="Standard"/>
    <w:pPr>
      <w:spacing w:before="238" w:after="119"/>
    </w:pPr>
  </w:style>
  <w:style w:type="paragraph" w:customStyle="1" w:styleId="Heading20">
    <w:name w:val="Heading2"/>
    <w:basedOn w:val="Standard"/>
    <w:pPr>
      <w:spacing w:before="238" w:after="119"/>
    </w:pPr>
  </w:style>
  <w:style w:type="paragraph" w:customStyle="1" w:styleId="DimensionLine">
    <w:name w:val="Dimension Line"/>
    <w:basedOn w:val="Standard"/>
  </w:style>
  <w:style w:type="paragraph" w:customStyle="1" w:styleId="TitleSlideLTGliederung1">
    <w:name w:val="Title Slide~LT~Gliederung 1"/>
    <w:pPr>
      <w:autoSpaceDE w:val="0"/>
      <w:spacing w:after="283" w:line="200" w:lineRule="atLeast"/>
    </w:pPr>
    <w:rPr>
      <w:rFonts w:ascii="Lohit Hindi" w:eastAsia="Lohit Hindi" w:hAnsi="Lohit Hindi"/>
      <w:color w:val="000000"/>
      <w:sz w:val="64"/>
      <w:szCs w:val="64"/>
    </w:rPr>
  </w:style>
  <w:style w:type="paragraph" w:customStyle="1" w:styleId="TitleSlideLTGliederung2">
    <w:name w:val="Title Slide~LT~Gliederung 2"/>
    <w:basedOn w:val="TitleSlideLTGliederung1"/>
    <w:pPr>
      <w:spacing w:after="227"/>
    </w:pPr>
    <w:rPr>
      <w:sz w:val="48"/>
      <w:szCs w:val="48"/>
    </w:rPr>
  </w:style>
  <w:style w:type="paragraph" w:customStyle="1" w:styleId="TitleSlideLTGliederung3">
    <w:name w:val="Title Slide~LT~Gliederung 3"/>
    <w:basedOn w:val="TitleSlideLTGliederung2"/>
    <w:pPr>
      <w:spacing w:after="170"/>
    </w:pPr>
    <w:rPr>
      <w:sz w:val="40"/>
      <w:szCs w:val="40"/>
    </w:rPr>
  </w:style>
  <w:style w:type="paragraph" w:customStyle="1" w:styleId="TitleSlideLTGliederung4">
    <w:name w:val="Title Slide~LT~Gliederung 4"/>
    <w:basedOn w:val="TitleSlideLTGliederung3"/>
    <w:pPr>
      <w:spacing w:after="113"/>
    </w:pPr>
  </w:style>
  <w:style w:type="paragraph" w:customStyle="1" w:styleId="TitleSlideLTGliederung5">
    <w:name w:val="Title Slide~LT~Gliederung 5"/>
    <w:basedOn w:val="TitleSlideLTGliederung4"/>
    <w:pPr>
      <w:spacing w:after="57"/>
    </w:pPr>
  </w:style>
  <w:style w:type="paragraph" w:customStyle="1" w:styleId="TitleSlideLTGliederung6">
    <w:name w:val="Title Slide~LT~Gliederung 6"/>
    <w:basedOn w:val="TitleSlideLTGliederung5"/>
  </w:style>
  <w:style w:type="paragraph" w:customStyle="1" w:styleId="TitleSlideLTGliederung7">
    <w:name w:val="Title Slide~LT~Gliederung 7"/>
    <w:basedOn w:val="TitleSlideLTGliederung6"/>
  </w:style>
  <w:style w:type="paragraph" w:customStyle="1" w:styleId="TitleSlideLTGliederung8">
    <w:name w:val="Title Slide~LT~Gliederung 8"/>
    <w:basedOn w:val="TitleSlideLTGliederung7"/>
  </w:style>
  <w:style w:type="paragraph" w:customStyle="1" w:styleId="TitleSlideLTGliederung9">
    <w:name w:val="Title Slide~LT~Gliederung 9"/>
    <w:basedOn w:val="TitleSlideLTGliederung8"/>
  </w:style>
  <w:style w:type="paragraph" w:customStyle="1" w:styleId="TitleSlideLTTitel">
    <w:name w:val="Title Slide~LT~Titel"/>
    <w:pPr>
      <w:autoSpaceDE w:val="0"/>
      <w:spacing w:line="200" w:lineRule="atLeast"/>
    </w:pPr>
    <w:rPr>
      <w:rFonts w:ascii="Lohit Hindi" w:eastAsia="Lohit Hindi" w:hAnsi="Lohit Hindi"/>
      <w:color w:val="000000"/>
      <w:sz w:val="36"/>
      <w:szCs w:val="36"/>
    </w:rPr>
  </w:style>
  <w:style w:type="paragraph" w:customStyle="1" w:styleId="TitleSlideLTUntertitel">
    <w:name w:val="Title Slide~LT~Untertitel"/>
    <w:pPr>
      <w:autoSpaceDE w:val="0"/>
      <w:jc w:val="center"/>
    </w:pPr>
    <w:rPr>
      <w:rFonts w:ascii="Lohit Hindi" w:eastAsia="Lohit Hindi" w:hAnsi="Lohit Hindi"/>
      <w:sz w:val="64"/>
      <w:szCs w:val="64"/>
    </w:rPr>
  </w:style>
  <w:style w:type="paragraph" w:customStyle="1" w:styleId="TitleSlideLTNotizen">
    <w:name w:val="Title Slide~LT~Notizen"/>
    <w:pPr>
      <w:autoSpaceDE w:val="0"/>
      <w:ind w:left="340" w:hanging="340"/>
    </w:pPr>
    <w:rPr>
      <w:rFonts w:ascii="Lohit Hindi" w:eastAsia="Lohit Hindi" w:hAnsi="Lohit Hindi"/>
      <w:sz w:val="40"/>
      <w:szCs w:val="40"/>
    </w:rPr>
  </w:style>
  <w:style w:type="paragraph" w:customStyle="1" w:styleId="TitleSlideLTHintergrundobjekte">
    <w:name w:val="Title Slide~LT~Hintergrundobjekte"/>
    <w:pPr>
      <w:autoSpaceDE w:val="0"/>
    </w:pPr>
  </w:style>
  <w:style w:type="paragraph" w:customStyle="1" w:styleId="TitleSlideLTHintergrund">
    <w:name w:val="Title Slide~LT~Hintergrund"/>
    <w:pPr>
      <w:autoSpaceDE w:val="0"/>
    </w:pPr>
  </w:style>
  <w:style w:type="paragraph" w:customStyle="1" w:styleId="default">
    <w:name w:val="default"/>
    <w:pPr>
      <w:autoSpaceDE w:val="0"/>
      <w:spacing w:line="200" w:lineRule="atLeast"/>
    </w:pPr>
    <w:rPr>
      <w:rFonts w:ascii="Lohit Hindi" w:eastAsia="Lohit Hindi" w:hAnsi="Lohit Hindi"/>
      <w:sz w:val="36"/>
      <w:szCs w:val="36"/>
    </w:rPr>
  </w:style>
  <w:style w:type="paragraph" w:customStyle="1" w:styleId="gray1">
    <w:name w:val="gray1"/>
    <w:basedOn w:val="default"/>
  </w:style>
  <w:style w:type="paragraph" w:customStyle="1" w:styleId="gray2">
    <w:name w:val="gray2"/>
    <w:basedOn w:val="default"/>
  </w:style>
  <w:style w:type="paragraph" w:customStyle="1" w:styleId="gray3">
    <w:name w:val="gray3"/>
    <w:basedOn w:val="default"/>
  </w:style>
  <w:style w:type="paragraph" w:customStyle="1" w:styleId="bw1">
    <w:name w:val="bw1"/>
    <w:basedOn w:val="default"/>
  </w:style>
  <w:style w:type="paragraph" w:customStyle="1" w:styleId="bw2">
    <w:name w:val="bw2"/>
    <w:basedOn w:val="default"/>
  </w:style>
  <w:style w:type="paragraph" w:customStyle="1" w:styleId="bw3">
    <w:name w:val="bw3"/>
    <w:basedOn w:val="default"/>
  </w:style>
  <w:style w:type="paragraph" w:customStyle="1" w:styleId="orange1">
    <w:name w:val="orange1"/>
    <w:basedOn w:val="default"/>
  </w:style>
  <w:style w:type="paragraph" w:customStyle="1" w:styleId="orange2">
    <w:name w:val="orange2"/>
    <w:basedOn w:val="default"/>
  </w:style>
  <w:style w:type="paragraph" w:customStyle="1" w:styleId="orange3">
    <w:name w:val="orange3"/>
    <w:basedOn w:val="default"/>
  </w:style>
  <w:style w:type="paragraph" w:customStyle="1" w:styleId="turquise1">
    <w:name w:val="turquise1"/>
    <w:basedOn w:val="default"/>
  </w:style>
  <w:style w:type="paragraph" w:customStyle="1" w:styleId="turquise2">
    <w:name w:val="turquise2"/>
    <w:basedOn w:val="default"/>
  </w:style>
  <w:style w:type="paragraph" w:customStyle="1" w:styleId="turquise3">
    <w:name w:val="turquise3"/>
    <w:basedOn w:val="default"/>
  </w:style>
  <w:style w:type="paragraph" w:customStyle="1" w:styleId="blue1">
    <w:name w:val="blue1"/>
    <w:basedOn w:val="default"/>
  </w:style>
  <w:style w:type="paragraph" w:customStyle="1" w:styleId="blue2">
    <w:name w:val="blue2"/>
    <w:basedOn w:val="default"/>
  </w:style>
  <w:style w:type="paragraph" w:customStyle="1" w:styleId="blue3">
    <w:name w:val="blue3"/>
    <w:basedOn w:val="default"/>
  </w:style>
  <w:style w:type="paragraph" w:customStyle="1" w:styleId="sun1">
    <w:name w:val="sun1"/>
    <w:basedOn w:val="default"/>
  </w:style>
  <w:style w:type="paragraph" w:customStyle="1" w:styleId="sun2">
    <w:name w:val="sun2"/>
    <w:basedOn w:val="default"/>
  </w:style>
  <w:style w:type="paragraph" w:customStyle="1" w:styleId="sun3">
    <w:name w:val="sun3"/>
    <w:basedOn w:val="default"/>
  </w:style>
  <w:style w:type="paragraph" w:customStyle="1" w:styleId="earth1">
    <w:name w:val="earth1"/>
    <w:basedOn w:val="default"/>
  </w:style>
  <w:style w:type="paragraph" w:customStyle="1" w:styleId="earth2">
    <w:name w:val="earth2"/>
    <w:basedOn w:val="default"/>
  </w:style>
  <w:style w:type="paragraph" w:customStyle="1" w:styleId="earth3">
    <w:name w:val="earth3"/>
    <w:basedOn w:val="default"/>
  </w:style>
  <w:style w:type="paragraph" w:customStyle="1" w:styleId="green1">
    <w:name w:val="green1"/>
    <w:basedOn w:val="default"/>
  </w:style>
  <w:style w:type="paragraph" w:customStyle="1" w:styleId="green2">
    <w:name w:val="green2"/>
    <w:basedOn w:val="default"/>
  </w:style>
  <w:style w:type="paragraph" w:customStyle="1" w:styleId="green3">
    <w:name w:val="green3"/>
    <w:basedOn w:val="default"/>
  </w:style>
  <w:style w:type="paragraph" w:customStyle="1" w:styleId="seetang1">
    <w:name w:val="seetang1"/>
    <w:basedOn w:val="default"/>
  </w:style>
  <w:style w:type="paragraph" w:customStyle="1" w:styleId="seetang2">
    <w:name w:val="seetang2"/>
    <w:basedOn w:val="default"/>
  </w:style>
  <w:style w:type="paragraph" w:customStyle="1" w:styleId="seetang3">
    <w:name w:val="seetang3"/>
    <w:basedOn w:val="default"/>
  </w:style>
  <w:style w:type="paragraph" w:customStyle="1" w:styleId="lightblue1">
    <w:name w:val="lightblue1"/>
    <w:basedOn w:val="default"/>
  </w:style>
  <w:style w:type="paragraph" w:customStyle="1" w:styleId="lightblue2">
    <w:name w:val="lightblue2"/>
    <w:basedOn w:val="default"/>
  </w:style>
  <w:style w:type="paragraph" w:customStyle="1" w:styleId="lightblue3">
    <w:name w:val="lightblue3"/>
    <w:basedOn w:val="default"/>
  </w:style>
  <w:style w:type="paragraph" w:customStyle="1" w:styleId="yellow1">
    <w:name w:val="yellow1"/>
    <w:basedOn w:val="default"/>
  </w:style>
  <w:style w:type="paragraph" w:customStyle="1" w:styleId="yellow2">
    <w:name w:val="yellow2"/>
    <w:basedOn w:val="default"/>
  </w:style>
  <w:style w:type="paragraph" w:customStyle="1" w:styleId="yellow3">
    <w:name w:val="yellow3"/>
    <w:basedOn w:val="default"/>
  </w:style>
  <w:style w:type="paragraph" w:styleId="Title">
    <w:name w:val="Title"/>
    <w:basedOn w:val="Heading"/>
    <w:next w:val="Subtitle"/>
    <w:pPr>
      <w:jc w:val="center"/>
    </w:pPr>
    <w:rPr>
      <w:b/>
      <w:bCs/>
      <w:sz w:val="36"/>
      <w:szCs w:val="36"/>
    </w:rPr>
  </w:style>
  <w:style w:type="paragraph" w:styleId="Subtitle">
    <w:name w:val="Subtitle"/>
    <w:basedOn w:val="Heading"/>
    <w:next w:val="Textbody"/>
    <w:pPr>
      <w:jc w:val="center"/>
    </w:pPr>
    <w:rPr>
      <w:i/>
      <w:iCs/>
    </w:rPr>
  </w:style>
  <w:style w:type="paragraph" w:customStyle="1" w:styleId="Backgroundobjects">
    <w:name w:val="Background objects"/>
    <w:pPr>
      <w:autoSpaceDE w:val="0"/>
    </w:pPr>
  </w:style>
  <w:style w:type="paragraph" w:customStyle="1" w:styleId="Background">
    <w:name w:val="Background"/>
    <w:pPr>
      <w:autoSpaceDE w:val="0"/>
    </w:pPr>
  </w:style>
  <w:style w:type="paragraph" w:customStyle="1" w:styleId="Notes">
    <w:name w:val="Notes"/>
    <w:pPr>
      <w:autoSpaceDE w:val="0"/>
      <w:ind w:left="340" w:hanging="340"/>
    </w:pPr>
    <w:rPr>
      <w:rFonts w:ascii="Lohit Hindi" w:eastAsia="Lohit Hindi" w:hAnsi="Lohit Hindi"/>
      <w:sz w:val="40"/>
      <w:szCs w:val="40"/>
    </w:rPr>
  </w:style>
  <w:style w:type="paragraph" w:customStyle="1" w:styleId="Outline1">
    <w:name w:val="Outline 1"/>
    <w:pPr>
      <w:autoSpaceDE w:val="0"/>
      <w:spacing w:after="283" w:line="200" w:lineRule="atLeast"/>
    </w:pPr>
    <w:rPr>
      <w:rFonts w:ascii="Lohit Hindi" w:eastAsia="Lohit Hindi" w:hAnsi="Lohit Hindi"/>
      <w:color w:val="000000"/>
      <w:sz w:val="64"/>
      <w:szCs w:val="64"/>
    </w:rPr>
  </w:style>
  <w:style w:type="paragraph" w:customStyle="1" w:styleId="Outline2">
    <w:name w:val="Outline 2"/>
    <w:basedOn w:val="Outline1"/>
    <w:pPr>
      <w:spacing w:after="227"/>
    </w:pPr>
    <w:rPr>
      <w:sz w:val="48"/>
      <w:szCs w:val="48"/>
    </w:rPr>
  </w:style>
  <w:style w:type="paragraph" w:customStyle="1" w:styleId="Outline3">
    <w:name w:val="Outline 3"/>
    <w:basedOn w:val="Outline2"/>
    <w:pPr>
      <w:spacing w:after="170"/>
    </w:pPr>
    <w:rPr>
      <w:sz w:val="40"/>
      <w:szCs w:val="40"/>
    </w:rPr>
  </w:style>
  <w:style w:type="paragraph" w:customStyle="1" w:styleId="Outline4">
    <w:name w:val="Outline 4"/>
    <w:basedOn w:val="Outline3"/>
    <w:pPr>
      <w:spacing w:after="113"/>
    </w:pPr>
  </w:style>
  <w:style w:type="paragraph" w:customStyle="1" w:styleId="Outline5">
    <w:name w:val="Outline 5"/>
    <w:basedOn w:val="Outline4"/>
    <w:pPr>
      <w:spacing w:after="57"/>
    </w:pPr>
  </w:style>
  <w:style w:type="paragraph" w:customStyle="1" w:styleId="Outline6">
    <w:name w:val="Outline 6"/>
    <w:basedOn w:val="Outline5"/>
  </w:style>
  <w:style w:type="paragraph" w:customStyle="1" w:styleId="Outline7">
    <w:name w:val="Outline 7"/>
    <w:basedOn w:val="Outline6"/>
  </w:style>
  <w:style w:type="paragraph" w:customStyle="1" w:styleId="Outline8">
    <w:name w:val="Outline 8"/>
    <w:basedOn w:val="Outline7"/>
  </w:style>
  <w:style w:type="paragraph" w:customStyle="1" w:styleId="Outline9">
    <w:name w:val="Outline 9"/>
    <w:basedOn w:val="Outline8"/>
  </w:style>
  <w:style w:type="paragraph" w:customStyle="1" w:styleId="TitleandContentLTGliederung1">
    <w:name w:val="Title and Content~LT~Gliederung 1"/>
    <w:pPr>
      <w:autoSpaceDE w:val="0"/>
      <w:spacing w:after="283" w:line="200" w:lineRule="atLeast"/>
    </w:pPr>
    <w:rPr>
      <w:rFonts w:ascii="Lohit Hindi" w:eastAsia="Lohit Hindi" w:hAnsi="Lohit Hindi"/>
      <w:color w:val="000000"/>
      <w:sz w:val="64"/>
      <w:szCs w:val="64"/>
    </w:rPr>
  </w:style>
  <w:style w:type="paragraph" w:customStyle="1" w:styleId="TitleandContentLTGliederung2">
    <w:name w:val="Title and Content~LT~Gliederung 2"/>
    <w:basedOn w:val="TitleandContentLTGliederung1"/>
    <w:pPr>
      <w:spacing w:after="227"/>
    </w:pPr>
    <w:rPr>
      <w:sz w:val="48"/>
      <w:szCs w:val="48"/>
    </w:rPr>
  </w:style>
  <w:style w:type="paragraph" w:customStyle="1" w:styleId="TitleandContentLTGliederung3">
    <w:name w:val="Title and Content~LT~Gliederung 3"/>
    <w:basedOn w:val="TitleandContentLTGliederung2"/>
    <w:pPr>
      <w:spacing w:after="170"/>
    </w:pPr>
    <w:rPr>
      <w:sz w:val="40"/>
      <w:szCs w:val="40"/>
    </w:rPr>
  </w:style>
  <w:style w:type="paragraph" w:customStyle="1" w:styleId="TitleandContentLTGliederung4">
    <w:name w:val="Title and Content~LT~Gliederung 4"/>
    <w:basedOn w:val="TitleandContentLTGliederung3"/>
    <w:pPr>
      <w:spacing w:after="113"/>
    </w:pPr>
  </w:style>
  <w:style w:type="paragraph" w:customStyle="1" w:styleId="TitleandContentLTGliederung5">
    <w:name w:val="Title and Content~LT~Gliederung 5"/>
    <w:basedOn w:val="TitleandContentLTGliederung4"/>
    <w:pPr>
      <w:spacing w:after="57"/>
    </w:pPr>
  </w:style>
  <w:style w:type="paragraph" w:customStyle="1" w:styleId="TitleandContentLTGliederung6">
    <w:name w:val="Title and Content~LT~Gliederung 6"/>
    <w:basedOn w:val="TitleandContentLTGliederung5"/>
  </w:style>
  <w:style w:type="paragraph" w:customStyle="1" w:styleId="TitleandContentLTGliederung7">
    <w:name w:val="Title and Content~LT~Gliederung 7"/>
    <w:basedOn w:val="TitleandContentLTGliederung6"/>
  </w:style>
  <w:style w:type="paragraph" w:customStyle="1" w:styleId="TitleandContentLTGliederung8">
    <w:name w:val="Title and Content~LT~Gliederung 8"/>
    <w:basedOn w:val="TitleandContentLTGliederung7"/>
  </w:style>
  <w:style w:type="paragraph" w:customStyle="1" w:styleId="TitleandContentLTGliederung9">
    <w:name w:val="Title and Content~LT~Gliederung 9"/>
    <w:basedOn w:val="TitleandContentLTGliederung8"/>
  </w:style>
  <w:style w:type="paragraph" w:customStyle="1" w:styleId="TitleandContentLTTitel">
    <w:name w:val="Title and Content~LT~Titel"/>
    <w:pPr>
      <w:autoSpaceDE w:val="0"/>
      <w:spacing w:line="200" w:lineRule="atLeast"/>
    </w:pPr>
    <w:rPr>
      <w:rFonts w:ascii="Lohit Hindi" w:eastAsia="Lohit Hindi" w:hAnsi="Lohit Hindi"/>
      <w:color w:val="000000"/>
      <w:sz w:val="36"/>
      <w:szCs w:val="36"/>
    </w:rPr>
  </w:style>
  <w:style w:type="paragraph" w:customStyle="1" w:styleId="TitleandContentLTUntertitel">
    <w:name w:val="Title and Content~LT~Untertitel"/>
    <w:pPr>
      <w:autoSpaceDE w:val="0"/>
      <w:jc w:val="center"/>
    </w:pPr>
    <w:rPr>
      <w:rFonts w:ascii="Lohit Hindi" w:eastAsia="Lohit Hindi" w:hAnsi="Lohit Hindi"/>
      <w:sz w:val="64"/>
      <w:szCs w:val="64"/>
    </w:rPr>
  </w:style>
  <w:style w:type="paragraph" w:customStyle="1" w:styleId="TitleandContentLTNotizen">
    <w:name w:val="Title and Content~LT~Notizen"/>
    <w:pPr>
      <w:autoSpaceDE w:val="0"/>
      <w:ind w:left="340" w:hanging="340"/>
    </w:pPr>
    <w:rPr>
      <w:rFonts w:ascii="Lohit Hindi" w:eastAsia="Lohit Hindi" w:hAnsi="Lohit Hindi"/>
      <w:sz w:val="40"/>
      <w:szCs w:val="40"/>
    </w:rPr>
  </w:style>
  <w:style w:type="paragraph" w:customStyle="1" w:styleId="TitleandContentLTHintergrundobjekte">
    <w:name w:val="Title and Content~LT~Hintergrundobjekte"/>
    <w:pPr>
      <w:autoSpaceDE w:val="0"/>
    </w:pPr>
  </w:style>
  <w:style w:type="paragraph" w:customStyle="1" w:styleId="TitleandContentLTHintergrund">
    <w:name w:val="Title and Content~LT~Hintergrund"/>
    <w:pPr>
      <w:autoSpaceDE w:val="0"/>
    </w:pPr>
  </w:style>
  <w:style w:type="paragraph" w:customStyle="1" w:styleId="TwoContentLTGliederung1">
    <w:name w:val="Two Content~LT~Gliederung 1"/>
    <w:pPr>
      <w:autoSpaceDE w:val="0"/>
      <w:spacing w:after="283" w:line="200" w:lineRule="atLeast"/>
    </w:pPr>
    <w:rPr>
      <w:rFonts w:ascii="Lohit Hindi" w:eastAsia="Lohit Hindi" w:hAnsi="Lohit Hindi"/>
      <w:color w:val="000000"/>
      <w:sz w:val="64"/>
      <w:szCs w:val="64"/>
    </w:rPr>
  </w:style>
  <w:style w:type="paragraph" w:customStyle="1" w:styleId="TwoContentLTGliederung2">
    <w:name w:val="Two Content~LT~Gliederung 2"/>
    <w:basedOn w:val="TwoContentLTGliederung1"/>
    <w:pPr>
      <w:spacing w:after="227"/>
    </w:pPr>
    <w:rPr>
      <w:sz w:val="48"/>
      <w:szCs w:val="48"/>
    </w:rPr>
  </w:style>
  <w:style w:type="paragraph" w:customStyle="1" w:styleId="TwoContentLTGliederung3">
    <w:name w:val="Two Content~LT~Gliederung 3"/>
    <w:basedOn w:val="TwoContentLTGliederung2"/>
    <w:pPr>
      <w:spacing w:after="170"/>
    </w:pPr>
    <w:rPr>
      <w:sz w:val="40"/>
      <w:szCs w:val="40"/>
    </w:rPr>
  </w:style>
  <w:style w:type="paragraph" w:customStyle="1" w:styleId="TwoContentLTGliederung4">
    <w:name w:val="Two Content~LT~Gliederung 4"/>
    <w:basedOn w:val="TwoContentLTGliederung3"/>
    <w:pPr>
      <w:spacing w:after="113"/>
    </w:pPr>
  </w:style>
  <w:style w:type="paragraph" w:customStyle="1" w:styleId="TwoContentLTGliederung5">
    <w:name w:val="Two Content~LT~Gliederung 5"/>
    <w:basedOn w:val="TwoContentLTGliederung4"/>
    <w:pPr>
      <w:spacing w:after="57"/>
    </w:pPr>
  </w:style>
  <w:style w:type="paragraph" w:customStyle="1" w:styleId="TwoContentLTGliederung6">
    <w:name w:val="Two Content~LT~Gliederung 6"/>
    <w:basedOn w:val="TwoContentLTGliederung5"/>
  </w:style>
  <w:style w:type="paragraph" w:customStyle="1" w:styleId="TwoContentLTGliederung7">
    <w:name w:val="Two Content~LT~Gliederung 7"/>
    <w:basedOn w:val="TwoContentLTGliederung6"/>
  </w:style>
  <w:style w:type="paragraph" w:customStyle="1" w:styleId="TwoContentLTGliederung8">
    <w:name w:val="Two Content~LT~Gliederung 8"/>
    <w:basedOn w:val="TwoContentLTGliederung7"/>
  </w:style>
  <w:style w:type="paragraph" w:customStyle="1" w:styleId="TwoContentLTGliederung9">
    <w:name w:val="Two Content~LT~Gliederung 9"/>
    <w:basedOn w:val="TwoContentLTGliederung8"/>
  </w:style>
  <w:style w:type="paragraph" w:customStyle="1" w:styleId="TwoContentLTTitel">
    <w:name w:val="Two Content~LT~Titel"/>
    <w:pPr>
      <w:autoSpaceDE w:val="0"/>
      <w:spacing w:line="200" w:lineRule="atLeast"/>
    </w:pPr>
    <w:rPr>
      <w:rFonts w:ascii="Lohit Hindi" w:eastAsia="Lohit Hindi" w:hAnsi="Lohit Hindi"/>
      <w:color w:val="000000"/>
      <w:sz w:val="36"/>
      <w:szCs w:val="36"/>
    </w:rPr>
  </w:style>
  <w:style w:type="paragraph" w:customStyle="1" w:styleId="TwoContentLTUntertitel">
    <w:name w:val="Two Content~LT~Untertitel"/>
    <w:pPr>
      <w:autoSpaceDE w:val="0"/>
      <w:jc w:val="center"/>
    </w:pPr>
    <w:rPr>
      <w:rFonts w:ascii="Lohit Hindi" w:eastAsia="Lohit Hindi" w:hAnsi="Lohit Hindi"/>
      <w:sz w:val="64"/>
      <w:szCs w:val="64"/>
    </w:rPr>
  </w:style>
  <w:style w:type="paragraph" w:customStyle="1" w:styleId="TwoContentLTNotizen">
    <w:name w:val="Two Content~LT~Notizen"/>
    <w:pPr>
      <w:autoSpaceDE w:val="0"/>
      <w:ind w:left="340" w:hanging="340"/>
    </w:pPr>
    <w:rPr>
      <w:rFonts w:ascii="Lohit Hindi" w:eastAsia="Lohit Hindi" w:hAnsi="Lohit Hindi"/>
      <w:sz w:val="40"/>
      <w:szCs w:val="40"/>
    </w:rPr>
  </w:style>
  <w:style w:type="paragraph" w:customStyle="1" w:styleId="TwoContentLTHintergrundobjekte">
    <w:name w:val="Two Content~LT~Hintergrundobjekte"/>
    <w:pPr>
      <w:autoSpaceDE w:val="0"/>
    </w:pPr>
  </w:style>
  <w:style w:type="paragraph" w:customStyle="1" w:styleId="TwoContentLTHintergrund">
    <w:name w:val="Two Content~LT~Hintergrund"/>
    <w:pPr>
      <w:autoSpaceDE w:val="0"/>
    </w:pPr>
  </w:style>
  <w:style w:type="paragraph" w:customStyle="1" w:styleId="BlankLTGliederung1">
    <w:name w:val="Blank~LT~Gliederung 1"/>
    <w:pPr>
      <w:autoSpaceDE w:val="0"/>
      <w:spacing w:after="283" w:line="200" w:lineRule="atLeast"/>
    </w:pPr>
    <w:rPr>
      <w:rFonts w:ascii="Lohit Hindi" w:eastAsia="Lohit Hindi" w:hAnsi="Lohit Hindi"/>
      <w:color w:val="000000"/>
      <w:sz w:val="64"/>
      <w:szCs w:val="64"/>
    </w:rPr>
  </w:style>
  <w:style w:type="paragraph" w:customStyle="1" w:styleId="BlankLTGliederung2">
    <w:name w:val="Blank~LT~Gliederung 2"/>
    <w:basedOn w:val="BlankLTGliederung1"/>
    <w:pPr>
      <w:spacing w:after="227"/>
    </w:pPr>
    <w:rPr>
      <w:sz w:val="48"/>
      <w:szCs w:val="48"/>
    </w:rPr>
  </w:style>
  <w:style w:type="paragraph" w:customStyle="1" w:styleId="BlankLTGliederung3">
    <w:name w:val="Blank~LT~Gliederung 3"/>
    <w:basedOn w:val="BlankLTGliederung2"/>
    <w:pPr>
      <w:spacing w:after="170"/>
    </w:pPr>
    <w:rPr>
      <w:sz w:val="40"/>
      <w:szCs w:val="40"/>
    </w:rPr>
  </w:style>
  <w:style w:type="paragraph" w:customStyle="1" w:styleId="BlankLTGliederung4">
    <w:name w:val="Blank~LT~Gliederung 4"/>
    <w:basedOn w:val="BlankLTGliederung3"/>
    <w:pPr>
      <w:spacing w:after="113"/>
    </w:pPr>
  </w:style>
  <w:style w:type="paragraph" w:customStyle="1" w:styleId="BlankLTGliederung5">
    <w:name w:val="Blank~LT~Gliederung 5"/>
    <w:basedOn w:val="BlankLTGliederung4"/>
    <w:pPr>
      <w:spacing w:after="57"/>
    </w:pPr>
  </w:style>
  <w:style w:type="paragraph" w:customStyle="1" w:styleId="BlankLTGliederung6">
    <w:name w:val="Blank~LT~Gliederung 6"/>
    <w:basedOn w:val="BlankLTGliederung5"/>
  </w:style>
  <w:style w:type="paragraph" w:customStyle="1" w:styleId="BlankLTGliederung7">
    <w:name w:val="Blank~LT~Gliederung 7"/>
    <w:basedOn w:val="BlankLTGliederung6"/>
  </w:style>
  <w:style w:type="paragraph" w:customStyle="1" w:styleId="BlankLTGliederung8">
    <w:name w:val="Blank~LT~Gliederung 8"/>
    <w:basedOn w:val="BlankLTGliederung7"/>
  </w:style>
  <w:style w:type="paragraph" w:customStyle="1" w:styleId="BlankLTGliederung9">
    <w:name w:val="Blank~LT~Gliederung 9"/>
    <w:basedOn w:val="BlankLTGliederung8"/>
  </w:style>
  <w:style w:type="paragraph" w:customStyle="1" w:styleId="BlankLTTitel">
    <w:name w:val="Blank~LT~Titel"/>
    <w:pPr>
      <w:autoSpaceDE w:val="0"/>
      <w:spacing w:line="200" w:lineRule="atLeast"/>
    </w:pPr>
    <w:rPr>
      <w:rFonts w:ascii="Lohit Hindi" w:eastAsia="Lohit Hindi" w:hAnsi="Lohit Hindi"/>
      <w:color w:val="000000"/>
      <w:sz w:val="36"/>
      <w:szCs w:val="36"/>
    </w:rPr>
  </w:style>
  <w:style w:type="paragraph" w:customStyle="1" w:styleId="BlankLTUntertitel">
    <w:name w:val="Blank~LT~Untertitel"/>
    <w:pPr>
      <w:autoSpaceDE w:val="0"/>
      <w:jc w:val="center"/>
    </w:pPr>
    <w:rPr>
      <w:rFonts w:ascii="Lohit Hindi" w:eastAsia="Lohit Hindi" w:hAnsi="Lohit Hindi"/>
      <w:sz w:val="64"/>
      <w:szCs w:val="64"/>
    </w:rPr>
  </w:style>
  <w:style w:type="paragraph" w:customStyle="1" w:styleId="BlankLTNotizen">
    <w:name w:val="Blank~LT~Notizen"/>
    <w:pPr>
      <w:autoSpaceDE w:val="0"/>
      <w:ind w:left="340" w:hanging="340"/>
    </w:pPr>
    <w:rPr>
      <w:rFonts w:ascii="Lohit Hindi" w:eastAsia="Lohit Hindi" w:hAnsi="Lohit Hindi"/>
      <w:sz w:val="40"/>
      <w:szCs w:val="40"/>
    </w:rPr>
  </w:style>
  <w:style w:type="paragraph" w:customStyle="1" w:styleId="BlankLTHintergrundobjekte">
    <w:name w:val="Blank~LT~Hintergrundobjekte"/>
    <w:pPr>
      <w:autoSpaceDE w:val="0"/>
    </w:pPr>
  </w:style>
  <w:style w:type="paragraph" w:customStyle="1" w:styleId="BlankLTHintergrund">
    <w:name w:val="Blank~LT~Hintergrund"/>
    <w:pPr>
      <w:autoSpaceDE w:val="0"/>
    </w:pPr>
  </w:style>
  <w:style w:type="character" w:styleId="FootnoteReference">
    <w:name w:val="footnote reference"/>
    <w:basedOn w:val="DefaultParagraphFont"/>
    <w:rPr>
      <w:position w:val="0"/>
      <w:vertAlign w:val="superscript"/>
    </w:rPr>
  </w:style>
  <w:style w:type="character" w:customStyle="1" w:styleId="FootnoteSymbol">
    <w:name w:val="Footnote Symbol"/>
  </w:style>
  <w:style w:type="character" w:customStyle="1" w:styleId="Footnoteanchor">
    <w:name w:val="Footnote anchor"/>
    <w:rPr>
      <w:position w:val="0"/>
      <w:vertAlign w:val="superscript"/>
    </w:rPr>
  </w:style>
  <w:style w:type="character" w:customStyle="1" w:styleId="NumberingSymbols">
    <w:name w:val="Numbering Symbols"/>
  </w:style>
  <w:style w:type="numbering" w:customStyle="1" w:styleId="WWNum29">
    <w:name w:val="WWNum29"/>
    <w:basedOn w:val="NoList"/>
    <w:pPr>
      <w:numPr>
        <w:numId w:val="1"/>
      </w:numPr>
    </w:pPr>
  </w:style>
  <w:style w:type="paragraph" w:styleId="BalloonText">
    <w:name w:val="Balloon Text"/>
    <w:basedOn w:val="Normal"/>
    <w:link w:val="BalloonTextChar"/>
    <w:uiPriority w:val="99"/>
    <w:semiHidden/>
    <w:unhideWhenUsed/>
    <w:rsid w:val="00F14186"/>
    <w:rPr>
      <w:rFonts w:ascii="Tahoma" w:hAnsi="Tahoma" w:cs="Mangal"/>
      <w:sz w:val="16"/>
      <w:szCs w:val="14"/>
    </w:rPr>
  </w:style>
  <w:style w:type="character" w:customStyle="1" w:styleId="BalloonTextChar">
    <w:name w:val="Balloon Text Char"/>
    <w:basedOn w:val="DefaultParagraphFont"/>
    <w:link w:val="BalloonText"/>
    <w:uiPriority w:val="99"/>
    <w:semiHidden/>
    <w:rsid w:val="00F14186"/>
    <w:rPr>
      <w:rFonts w:ascii="Tahoma" w:hAnsi="Tahoma" w:cs="Mangal"/>
      <w:sz w:val="16"/>
      <w:szCs w:val="14"/>
    </w:rPr>
  </w:style>
  <w:style w:type="paragraph" w:styleId="NormalWeb">
    <w:name w:val="Normal (Web)"/>
    <w:basedOn w:val="Normal"/>
    <w:uiPriority w:val="99"/>
    <w:semiHidden/>
    <w:unhideWhenUsed/>
    <w:rsid w:val="006F2A1F"/>
    <w:pPr>
      <w:widowControl/>
      <w:suppressAutoHyphens w:val="0"/>
      <w:autoSpaceDN/>
      <w:spacing w:before="100" w:beforeAutospacing="1" w:after="100" w:afterAutospacing="1"/>
      <w:textAlignment w:val="auto"/>
    </w:pPr>
    <w:rPr>
      <w:rFonts w:eastAsiaTheme="minorEastAsia" w:cs="Times New Roman"/>
      <w:kern w:val="0"/>
      <w:lang w:val="en-US" w:eastAsia="en-US" w:bidi="ar-SA"/>
    </w:rPr>
  </w:style>
  <w:style w:type="character" w:styleId="CommentReference">
    <w:name w:val="annotation reference"/>
    <w:basedOn w:val="DefaultParagraphFont"/>
    <w:uiPriority w:val="99"/>
    <w:semiHidden/>
    <w:unhideWhenUsed/>
    <w:rsid w:val="00B85847"/>
    <w:rPr>
      <w:sz w:val="16"/>
      <w:szCs w:val="16"/>
    </w:rPr>
  </w:style>
  <w:style w:type="paragraph" w:styleId="CommentText">
    <w:name w:val="annotation text"/>
    <w:basedOn w:val="Normal"/>
    <w:link w:val="CommentTextChar"/>
    <w:uiPriority w:val="99"/>
    <w:semiHidden/>
    <w:unhideWhenUsed/>
    <w:rsid w:val="00B85847"/>
    <w:rPr>
      <w:rFonts w:cs="Mangal"/>
      <w:sz w:val="20"/>
      <w:szCs w:val="18"/>
    </w:rPr>
  </w:style>
  <w:style w:type="character" w:customStyle="1" w:styleId="CommentTextChar">
    <w:name w:val="Comment Text Char"/>
    <w:basedOn w:val="DefaultParagraphFont"/>
    <w:link w:val="CommentText"/>
    <w:uiPriority w:val="99"/>
    <w:semiHidden/>
    <w:rsid w:val="00B85847"/>
    <w:rPr>
      <w:rFonts w:cs="Mangal"/>
      <w:sz w:val="20"/>
      <w:szCs w:val="18"/>
    </w:rPr>
  </w:style>
  <w:style w:type="paragraph" w:styleId="CommentSubject">
    <w:name w:val="annotation subject"/>
    <w:basedOn w:val="CommentText"/>
    <w:next w:val="CommentText"/>
    <w:link w:val="CommentSubjectChar"/>
    <w:uiPriority w:val="99"/>
    <w:semiHidden/>
    <w:unhideWhenUsed/>
    <w:rsid w:val="00B85847"/>
    <w:rPr>
      <w:b/>
      <w:bCs/>
    </w:rPr>
  </w:style>
  <w:style w:type="character" w:customStyle="1" w:styleId="CommentSubjectChar">
    <w:name w:val="Comment Subject Char"/>
    <w:basedOn w:val="CommentTextChar"/>
    <w:link w:val="CommentSubject"/>
    <w:uiPriority w:val="99"/>
    <w:semiHidden/>
    <w:rsid w:val="00B85847"/>
    <w:rPr>
      <w:rFonts w:cs="Mangal"/>
      <w:b/>
      <w:bCs/>
      <w:sz w:val="20"/>
      <w:szCs w:val="18"/>
    </w:rPr>
  </w:style>
  <w:style w:type="character" w:customStyle="1" w:styleId="Heading1Char">
    <w:name w:val="Heading 1 Char"/>
    <w:basedOn w:val="DefaultParagraphFont"/>
    <w:link w:val="Heading1"/>
    <w:uiPriority w:val="9"/>
    <w:rsid w:val="00DE373F"/>
    <w:rPr>
      <w:rFonts w:ascii="Arial" w:eastAsiaTheme="majorEastAsia" w:hAnsi="Arial" w:cs="Mangal"/>
      <w:b/>
      <w:bCs/>
      <w:sz w:val="32"/>
      <w:szCs w:val="25"/>
    </w:rPr>
  </w:style>
  <w:style w:type="character" w:customStyle="1" w:styleId="Heading2Char">
    <w:name w:val="Heading 2 Char"/>
    <w:basedOn w:val="DefaultParagraphFont"/>
    <w:link w:val="Heading2"/>
    <w:uiPriority w:val="9"/>
    <w:rsid w:val="00DE373F"/>
    <w:rPr>
      <w:rFonts w:ascii="Arial" w:eastAsiaTheme="majorEastAsia" w:hAnsi="Arial" w:cs="Mangal"/>
      <w:b/>
      <w:bCs/>
      <w:sz w:val="28"/>
      <w:szCs w:val="23"/>
    </w:rPr>
  </w:style>
  <w:style w:type="character" w:customStyle="1" w:styleId="Heading3Char">
    <w:name w:val="Heading 3 Char"/>
    <w:basedOn w:val="DefaultParagraphFont"/>
    <w:link w:val="Heading3"/>
    <w:uiPriority w:val="9"/>
    <w:semiHidden/>
    <w:rsid w:val="00DE373F"/>
    <w:rPr>
      <w:rFonts w:ascii="Arial" w:eastAsiaTheme="majorEastAsia" w:hAnsi="Arial" w:cs="Mangal"/>
      <w:b/>
      <w:bCs/>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08117463">
      <w:bodyDiv w:val="1"/>
      <w:marLeft w:val="0"/>
      <w:marRight w:val="0"/>
      <w:marTop w:val="0"/>
      <w:marBottom w:val="0"/>
      <w:divBdr>
        <w:top w:val="none" w:sz="0" w:space="0" w:color="auto"/>
        <w:left w:val="none" w:sz="0" w:space="0" w:color="auto"/>
        <w:bottom w:val="none" w:sz="0" w:space="0" w:color="auto"/>
        <w:right w:val="none" w:sz="0" w:space="0" w:color="auto"/>
      </w:divBdr>
    </w:div>
    <w:div w:id="57613154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tmp"/><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image" Target="media/image1.tmp"/><Relationship Id="rId19" Type="http://schemas.openxmlformats.org/officeDocument/2006/relationships/image" Target="media/image10.png"/><Relationship Id="rId4" Type="http://schemas.microsoft.com/office/2007/relationships/stylesWithEffects" Target="stylesWithEffects.xml"/><Relationship Id="rId9" Type="http://schemas.openxmlformats.org/officeDocument/2006/relationships/comments" Target="comment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0A3740B-A749-46BB-B9D4-A9A5EA2B64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2819</TotalTime>
  <Pages>15</Pages>
  <Words>3693</Words>
  <Characters>21055</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24699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ben</dc:creator>
  <cp:lastModifiedBy>Ben Larson</cp:lastModifiedBy>
  <cp:revision>10</cp:revision>
  <dcterms:created xsi:type="dcterms:W3CDTF">2014-10-16T16:17:00Z</dcterms:created>
  <dcterms:modified xsi:type="dcterms:W3CDTF">2015-04-09T00:20:00Z</dcterms:modified>
</cp:coreProperties>
</file>